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eastAsia="en-SG"/>
        </w:rPr>
        <mc:AlternateContent>
          <mc:Choice Requires="wpg">
            <w:drawing>
              <wp:anchor distT="0" distB="0" distL="114300" distR="114300" simplePos="0" relativeHeight="251657728" behindDoc="0" locked="0" layoutInCell="1" allowOverlap="1" wp14:anchorId="249D6C12" wp14:editId="3C9B3BC1">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57728"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eastAsia="en-SG"/>
        </w:rPr>
        <mc:AlternateContent>
          <mc:Choice Requires="wps">
            <w:drawing>
              <wp:anchor distT="0" distB="0" distL="114300" distR="114300" simplePos="0" relativeHeight="251656704" behindDoc="0" locked="0" layoutInCell="1" allowOverlap="1" wp14:anchorId="46167A01" wp14:editId="2A502332">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A064D" id="Rectangle 6" o:spid="_x0000_s1026" style="position:absolute;margin-left:-71.15pt;margin-top:778.6pt;width:125.55pt;height:843.0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eastAsia="en-SG"/>
        </w:rPr>
        <mc:AlternateContent>
          <mc:Choice Requires="wps">
            <w:drawing>
              <wp:anchor distT="0" distB="0" distL="114300" distR="114300" simplePos="0" relativeHeight="251660800" behindDoc="0" locked="0" layoutInCell="1" allowOverlap="1" wp14:anchorId="7DBA5CA9" wp14:editId="5F6304F6">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374F64BD"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4.2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374F64BD"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4.2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eastAsia="en-SG"/>
        </w:rPr>
        <mc:AlternateContent>
          <mc:Choice Requires="wps">
            <w:drawing>
              <wp:anchor distT="0" distB="0" distL="114300" distR="114300" simplePos="0" relativeHeight="251658752" behindDoc="0" locked="0" layoutInCell="1" allowOverlap="1" wp14:anchorId="0115771F" wp14:editId="74C23C5D">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v:textbox>
              </v:shape>
            </w:pict>
          </mc:Fallback>
        </mc:AlternateContent>
      </w:r>
      <w:r w:rsidR="00B041AE">
        <w:rPr>
          <w:noProof/>
          <w:lang w:eastAsia="en-SG"/>
        </w:rPr>
        <w:drawing>
          <wp:anchor distT="0" distB="0" distL="114300" distR="114300" simplePos="0" relativeHeight="251661824" behindDoc="0" locked="0" layoutInCell="1" allowOverlap="1" wp14:anchorId="17CD0762" wp14:editId="5A92A44F">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eastAsia="en-SG"/>
        </w:rPr>
        <mc:AlternateContent>
          <mc:Choice Requires="wps">
            <w:drawing>
              <wp:anchor distT="0" distB="0" distL="114300" distR="114300" simplePos="0" relativeHeight="251662848" behindDoc="0" locked="0" layoutInCell="1" allowOverlap="1" wp14:anchorId="4FFC1758" wp14:editId="46B65386">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66E1AEA8"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1.2</w:t>
                            </w:r>
                            <w:r w:rsidRPr="00051B9C">
                              <w:rPr>
                                <w:rFonts w:ascii="Rockwell" w:hAnsi="Rockwell"/>
                                <w:b/>
                                <w:color w:val="002060"/>
                                <w:sz w:val="44"/>
                                <w:szCs w:val="44"/>
                              </w:rPr>
                              <w:fldChar w:fldCharType="end"/>
                            </w:r>
                          </w:p>
                          <w:p w14:paraId="58120CAE" w14:textId="640E68F1"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77288F">
                              <w:rPr>
                                <w:rStyle w:val="Strong"/>
                                <w:rFonts w:ascii="Rockwell" w:hAnsi="Rockwell"/>
                                <w:color w:val="002060"/>
                                <w:sz w:val="44"/>
                                <w:szCs w:val="44"/>
                              </w:rPr>
                              <w:t>27-10-2021</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66E1AEA8"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1.2</w:t>
                      </w:r>
                      <w:r w:rsidRPr="00051B9C">
                        <w:rPr>
                          <w:rFonts w:ascii="Rockwell" w:hAnsi="Rockwell"/>
                          <w:b/>
                          <w:color w:val="002060"/>
                          <w:sz w:val="44"/>
                          <w:szCs w:val="44"/>
                        </w:rPr>
                        <w:fldChar w:fldCharType="end"/>
                      </w:r>
                    </w:p>
                    <w:p w14:paraId="58120CAE" w14:textId="640E68F1"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77288F">
                        <w:rPr>
                          <w:rStyle w:val="Strong"/>
                          <w:rFonts w:ascii="Rockwell" w:hAnsi="Rockwell"/>
                          <w:color w:val="002060"/>
                          <w:sz w:val="44"/>
                          <w:szCs w:val="44"/>
                        </w:rPr>
                        <w:t>27-10-2021</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50989CC5" w14:textId="77777777" w:rsidR="0077288F" w:rsidRDefault="00C57AD9">
      <w:pPr>
        <w:pStyle w:val="TOC1"/>
        <w:rPr>
          <w:b w:val="0"/>
          <w:bCs w:val="0"/>
          <w:iCs w:val="0"/>
          <w:noProof/>
          <w:color w:val="auto"/>
          <w:sz w:val="22"/>
          <w:szCs w:val="22"/>
          <w:lang w:eastAsia="en-SG"/>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86223100" w:history="1">
        <w:r w:rsidR="0077288F" w:rsidRPr="008E7C3A">
          <w:rPr>
            <w:rStyle w:val="Hyperlink"/>
            <w:noProof/>
            <w14:scene3d>
              <w14:camera w14:prst="orthographicFront"/>
              <w14:lightRig w14:rig="threePt" w14:dir="t">
                <w14:rot w14:lat="0" w14:lon="0" w14:rev="0"/>
              </w14:lightRig>
            </w14:scene3d>
          </w:rPr>
          <w:t>I.</w:t>
        </w:r>
        <w:r w:rsidR="0077288F">
          <w:rPr>
            <w:b w:val="0"/>
            <w:bCs w:val="0"/>
            <w:iCs w:val="0"/>
            <w:noProof/>
            <w:color w:val="auto"/>
            <w:sz w:val="22"/>
            <w:szCs w:val="22"/>
            <w:lang w:eastAsia="en-SG"/>
          </w:rPr>
          <w:tab/>
        </w:r>
        <w:r w:rsidR="0077288F" w:rsidRPr="008E7C3A">
          <w:rPr>
            <w:rStyle w:val="Hyperlink"/>
            <w:noProof/>
          </w:rPr>
          <w:t>Preface</w:t>
        </w:r>
        <w:r w:rsidR="0077288F">
          <w:rPr>
            <w:noProof/>
            <w:webHidden/>
          </w:rPr>
          <w:tab/>
        </w:r>
        <w:r w:rsidR="0077288F">
          <w:rPr>
            <w:noProof/>
            <w:webHidden/>
          </w:rPr>
          <w:fldChar w:fldCharType="begin"/>
        </w:r>
        <w:r w:rsidR="0077288F">
          <w:rPr>
            <w:noProof/>
            <w:webHidden/>
          </w:rPr>
          <w:instrText xml:space="preserve"> PAGEREF _Toc86223100 \h </w:instrText>
        </w:r>
        <w:r w:rsidR="0077288F">
          <w:rPr>
            <w:noProof/>
            <w:webHidden/>
          </w:rPr>
        </w:r>
        <w:r w:rsidR="0077288F">
          <w:rPr>
            <w:noProof/>
            <w:webHidden/>
          </w:rPr>
          <w:fldChar w:fldCharType="separate"/>
        </w:r>
        <w:r w:rsidR="0077288F">
          <w:rPr>
            <w:noProof/>
            <w:webHidden/>
          </w:rPr>
          <w:t>4</w:t>
        </w:r>
        <w:r w:rsidR="0077288F">
          <w:rPr>
            <w:noProof/>
            <w:webHidden/>
          </w:rPr>
          <w:fldChar w:fldCharType="end"/>
        </w:r>
      </w:hyperlink>
    </w:p>
    <w:p w14:paraId="09C31034" w14:textId="77777777" w:rsidR="0077288F" w:rsidRDefault="0077288F">
      <w:pPr>
        <w:pStyle w:val="TOC2"/>
        <w:rPr>
          <w:b w:val="0"/>
          <w:bCs w:val="0"/>
          <w:noProof/>
          <w:sz w:val="22"/>
          <w:lang w:eastAsia="en-SG"/>
        </w:rPr>
      </w:pPr>
      <w:hyperlink w:anchor="_Toc86223101" w:history="1">
        <w:r w:rsidRPr="008E7C3A">
          <w:rPr>
            <w:rStyle w:val="Hyperlink"/>
            <w:noProof/>
          </w:rPr>
          <w:t>A.</w:t>
        </w:r>
        <w:r>
          <w:rPr>
            <w:b w:val="0"/>
            <w:bCs w:val="0"/>
            <w:noProof/>
            <w:sz w:val="22"/>
            <w:lang w:eastAsia="en-SG"/>
          </w:rPr>
          <w:tab/>
        </w:r>
        <w:r w:rsidRPr="008E7C3A">
          <w:rPr>
            <w:rStyle w:val="Hyperlink"/>
            <w:noProof/>
          </w:rPr>
          <w:t>Purpose</w:t>
        </w:r>
        <w:r>
          <w:rPr>
            <w:noProof/>
            <w:webHidden/>
          </w:rPr>
          <w:tab/>
        </w:r>
        <w:r>
          <w:rPr>
            <w:noProof/>
            <w:webHidden/>
          </w:rPr>
          <w:fldChar w:fldCharType="begin"/>
        </w:r>
        <w:r>
          <w:rPr>
            <w:noProof/>
            <w:webHidden/>
          </w:rPr>
          <w:instrText xml:space="preserve"> PAGEREF _Toc86223101 \h </w:instrText>
        </w:r>
        <w:r>
          <w:rPr>
            <w:noProof/>
            <w:webHidden/>
          </w:rPr>
        </w:r>
        <w:r>
          <w:rPr>
            <w:noProof/>
            <w:webHidden/>
          </w:rPr>
          <w:fldChar w:fldCharType="separate"/>
        </w:r>
        <w:r>
          <w:rPr>
            <w:noProof/>
            <w:webHidden/>
          </w:rPr>
          <w:t>4</w:t>
        </w:r>
        <w:r>
          <w:rPr>
            <w:noProof/>
            <w:webHidden/>
          </w:rPr>
          <w:fldChar w:fldCharType="end"/>
        </w:r>
      </w:hyperlink>
    </w:p>
    <w:p w14:paraId="1B515E2E" w14:textId="77777777" w:rsidR="0077288F" w:rsidRDefault="0077288F">
      <w:pPr>
        <w:pStyle w:val="TOC2"/>
        <w:rPr>
          <w:b w:val="0"/>
          <w:bCs w:val="0"/>
          <w:noProof/>
          <w:sz w:val="22"/>
          <w:lang w:eastAsia="en-SG"/>
        </w:rPr>
      </w:pPr>
      <w:hyperlink w:anchor="_Toc86223102" w:history="1">
        <w:r w:rsidRPr="008E7C3A">
          <w:rPr>
            <w:rStyle w:val="Hyperlink"/>
            <w:noProof/>
          </w:rPr>
          <w:t>B.</w:t>
        </w:r>
        <w:r>
          <w:rPr>
            <w:b w:val="0"/>
            <w:bCs w:val="0"/>
            <w:noProof/>
            <w:sz w:val="22"/>
            <w:lang w:eastAsia="en-SG"/>
          </w:rPr>
          <w:tab/>
        </w:r>
        <w:r w:rsidRPr="008E7C3A">
          <w:rPr>
            <w:rStyle w:val="Hyperlink"/>
            <w:noProof/>
          </w:rPr>
          <w:t>Intended Audience</w:t>
        </w:r>
        <w:r>
          <w:rPr>
            <w:noProof/>
            <w:webHidden/>
          </w:rPr>
          <w:tab/>
        </w:r>
        <w:r>
          <w:rPr>
            <w:noProof/>
            <w:webHidden/>
          </w:rPr>
          <w:fldChar w:fldCharType="begin"/>
        </w:r>
        <w:r>
          <w:rPr>
            <w:noProof/>
            <w:webHidden/>
          </w:rPr>
          <w:instrText xml:space="preserve"> PAGEREF _Toc86223102 \h </w:instrText>
        </w:r>
        <w:r>
          <w:rPr>
            <w:noProof/>
            <w:webHidden/>
          </w:rPr>
        </w:r>
        <w:r>
          <w:rPr>
            <w:noProof/>
            <w:webHidden/>
          </w:rPr>
          <w:fldChar w:fldCharType="separate"/>
        </w:r>
        <w:r>
          <w:rPr>
            <w:noProof/>
            <w:webHidden/>
          </w:rPr>
          <w:t>4</w:t>
        </w:r>
        <w:r>
          <w:rPr>
            <w:noProof/>
            <w:webHidden/>
          </w:rPr>
          <w:fldChar w:fldCharType="end"/>
        </w:r>
      </w:hyperlink>
    </w:p>
    <w:p w14:paraId="1B96C289" w14:textId="77777777" w:rsidR="0077288F" w:rsidRDefault="0077288F">
      <w:pPr>
        <w:pStyle w:val="TOC2"/>
        <w:rPr>
          <w:b w:val="0"/>
          <w:bCs w:val="0"/>
          <w:noProof/>
          <w:sz w:val="22"/>
          <w:lang w:eastAsia="en-SG"/>
        </w:rPr>
      </w:pPr>
      <w:hyperlink w:anchor="_Toc86223103" w:history="1">
        <w:r w:rsidRPr="008E7C3A">
          <w:rPr>
            <w:rStyle w:val="Hyperlink"/>
            <w:noProof/>
          </w:rPr>
          <w:t>C.</w:t>
        </w:r>
        <w:r>
          <w:rPr>
            <w:b w:val="0"/>
            <w:bCs w:val="0"/>
            <w:noProof/>
            <w:sz w:val="22"/>
            <w:lang w:eastAsia="en-SG"/>
          </w:rPr>
          <w:tab/>
        </w:r>
        <w:r w:rsidRPr="008E7C3A">
          <w:rPr>
            <w:rStyle w:val="Hyperlink"/>
            <w:noProof/>
          </w:rPr>
          <w:t>Related Documents</w:t>
        </w:r>
        <w:r>
          <w:rPr>
            <w:noProof/>
            <w:webHidden/>
          </w:rPr>
          <w:tab/>
        </w:r>
        <w:r>
          <w:rPr>
            <w:noProof/>
            <w:webHidden/>
          </w:rPr>
          <w:fldChar w:fldCharType="begin"/>
        </w:r>
        <w:r>
          <w:rPr>
            <w:noProof/>
            <w:webHidden/>
          </w:rPr>
          <w:instrText xml:space="preserve"> PAGEREF _Toc86223103 \h </w:instrText>
        </w:r>
        <w:r>
          <w:rPr>
            <w:noProof/>
            <w:webHidden/>
          </w:rPr>
        </w:r>
        <w:r>
          <w:rPr>
            <w:noProof/>
            <w:webHidden/>
          </w:rPr>
          <w:fldChar w:fldCharType="separate"/>
        </w:r>
        <w:r>
          <w:rPr>
            <w:noProof/>
            <w:webHidden/>
          </w:rPr>
          <w:t>4</w:t>
        </w:r>
        <w:r>
          <w:rPr>
            <w:noProof/>
            <w:webHidden/>
          </w:rPr>
          <w:fldChar w:fldCharType="end"/>
        </w:r>
      </w:hyperlink>
    </w:p>
    <w:p w14:paraId="01B1C19D" w14:textId="77777777" w:rsidR="0077288F" w:rsidRDefault="0077288F">
      <w:pPr>
        <w:pStyle w:val="TOC2"/>
        <w:rPr>
          <w:b w:val="0"/>
          <w:bCs w:val="0"/>
          <w:noProof/>
          <w:sz w:val="22"/>
          <w:lang w:eastAsia="en-SG"/>
        </w:rPr>
      </w:pPr>
      <w:hyperlink w:anchor="_Toc86223104" w:history="1">
        <w:r w:rsidRPr="008E7C3A">
          <w:rPr>
            <w:rStyle w:val="Hyperlink"/>
            <w:noProof/>
          </w:rPr>
          <w:t>D.</w:t>
        </w:r>
        <w:r>
          <w:rPr>
            <w:b w:val="0"/>
            <w:bCs w:val="0"/>
            <w:noProof/>
            <w:sz w:val="22"/>
            <w:lang w:eastAsia="en-SG"/>
          </w:rPr>
          <w:tab/>
        </w:r>
        <w:r w:rsidRPr="008E7C3A">
          <w:rPr>
            <w:rStyle w:val="Hyperlink"/>
            <w:noProof/>
          </w:rPr>
          <w:t>Feedback</w:t>
        </w:r>
        <w:r>
          <w:rPr>
            <w:noProof/>
            <w:webHidden/>
          </w:rPr>
          <w:tab/>
        </w:r>
        <w:r>
          <w:rPr>
            <w:noProof/>
            <w:webHidden/>
          </w:rPr>
          <w:fldChar w:fldCharType="begin"/>
        </w:r>
        <w:r>
          <w:rPr>
            <w:noProof/>
            <w:webHidden/>
          </w:rPr>
          <w:instrText xml:space="preserve"> PAGEREF _Toc86223104 \h </w:instrText>
        </w:r>
        <w:r>
          <w:rPr>
            <w:noProof/>
            <w:webHidden/>
          </w:rPr>
        </w:r>
        <w:r>
          <w:rPr>
            <w:noProof/>
            <w:webHidden/>
          </w:rPr>
          <w:fldChar w:fldCharType="separate"/>
        </w:r>
        <w:r>
          <w:rPr>
            <w:noProof/>
            <w:webHidden/>
          </w:rPr>
          <w:t>4</w:t>
        </w:r>
        <w:r>
          <w:rPr>
            <w:noProof/>
            <w:webHidden/>
          </w:rPr>
          <w:fldChar w:fldCharType="end"/>
        </w:r>
      </w:hyperlink>
    </w:p>
    <w:p w14:paraId="1B5D4E39" w14:textId="77777777" w:rsidR="0077288F" w:rsidRDefault="0077288F">
      <w:pPr>
        <w:pStyle w:val="TOC1"/>
        <w:rPr>
          <w:b w:val="0"/>
          <w:bCs w:val="0"/>
          <w:iCs w:val="0"/>
          <w:noProof/>
          <w:color w:val="auto"/>
          <w:sz w:val="22"/>
          <w:szCs w:val="22"/>
          <w:lang w:eastAsia="en-SG"/>
        </w:rPr>
      </w:pPr>
      <w:hyperlink w:anchor="_Toc86223105" w:history="1">
        <w:r w:rsidRPr="008E7C3A">
          <w:rPr>
            <w:rStyle w:val="Hyperlink"/>
            <w:noProof/>
            <w14:scene3d>
              <w14:camera w14:prst="orthographicFront"/>
              <w14:lightRig w14:rig="threePt" w14:dir="t">
                <w14:rot w14:lat="0" w14:lon="0" w14:rev="0"/>
              </w14:lightRig>
            </w14:scene3d>
          </w:rPr>
          <w:t>II.</w:t>
        </w:r>
        <w:r>
          <w:rPr>
            <w:b w:val="0"/>
            <w:bCs w:val="0"/>
            <w:iCs w:val="0"/>
            <w:noProof/>
            <w:color w:val="auto"/>
            <w:sz w:val="22"/>
            <w:szCs w:val="22"/>
            <w:lang w:eastAsia="en-SG"/>
          </w:rPr>
          <w:tab/>
        </w:r>
        <w:r w:rsidRPr="008E7C3A">
          <w:rPr>
            <w:rStyle w:val="Hyperlink"/>
            <w:noProof/>
          </w:rPr>
          <w:t>Overview</w:t>
        </w:r>
        <w:r>
          <w:rPr>
            <w:noProof/>
            <w:webHidden/>
          </w:rPr>
          <w:tab/>
        </w:r>
        <w:r>
          <w:rPr>
            <w:noProof/>
            <w:webHidden/>
          </w:rPr>
          <w:fldChar w:fldCharType="begin"/>
        </w:r>
        <w:r>
          <w:rPr>
            <w:noProof/>
            <w:webHidden/>
          </w:rPr>
          <w:instrText xml:space="preserve"> PAGEREF _Toc86223105 \h </w:instrText>
        </w:r>
        <w:r>
          <w:rPr>
            <w:noProof/>
            <w:webHidden/>
          </w:rPr>
        </w:r>
        <w:r>
          <w:rPr>
            <w:noProof/>
            <w:webHidden/>
          </w:rPr>
          <w:fldChar w:fldCharType="separate"/>
        </w:r>
        <w:r>
          <w:rPr>
            <w:noProof/>
            <w:webHidden/>
          </w:rPr>
          <w:t>5</w:t>
        </w:r>
        <w:r>
          <w:rPr>
            <w:noProof/>
            <w:webHidden/>
          </w:rPr>
          <w:fldChar w:fldCharType="end"/>
        </w:r>
      </w:hyperlink>
    </w:p>
    <w:p w14:paraId="658E9E4C" w14:textId="77777777" w:rsidR="0077288F" w:rsidRDefault="0077288F">
      <w:pPr>
        <w:pStyle w:val="TOC2"/>
        <w:rPr>
          <w:b w:val="0"/>
          <w:bCs w:val="0"/>
          <w:noProof/>
          <w:sz w:val="22"/>
          <w:lang w:eastAsia="en-SG"/>
        </w:rPr>
      </w:pPr>
      <w:hyperlink w:anchor="_Toc86223106" w:history="1">
        <w:r w:rsidRPr="008E7C3A">
          <w:rPr>
            <w:rStyle w:val="Hyperlink"/>
            <w:noProof/>
          </w:rPr>
          <w:t>A.</w:t>
        </w:r>
        <w:r>
          <w:rPr>
            <w:b w:val="0"/>
            <w:bCs w:val="0"/>
            <w:noProof/>
            <w:sz w:val="22"/>
            <w:lang w:eastAsia="en-SG"/>
          </w:rPr>
          <w:tab/>
        </w:r>
        <w:r w:rsidRPr="008E7C3A">
          <w:rPr>
            <w:rStyle w:val="Hyperlink"/>
            <w:noProof/>
          </w:rPr>
          <w:t>Introduction</w:t>
        </w:r>
        <w:r>
          <w:rPr>
            <w:noProof/>
            <w:webHidden/>
          </w:rPr>
          <w:tab/>
        </w:r>
        <w:r>
          <w:rPr>
            <w:noProof/>
            <w:webHidden/>
          </w:rPr>
          <w:fldChar w:fldCharType="begin"/>
        </w:r>
        <w:r>
          <w:rPr>
            <w:noProof/>
            <w:webHidden/>
          </w:rPr>
          <w:instrText xml:space="preserve"> PAGEREF _Toc86223106 \h </w:instrText>
        </w:r>
        <w:r>
          <w:rPr>
            <w:noProof/>
            <w:webHidden/>
          </w:rPr>
        </w:r>
        <w:r>
          <w:rPr>
            <w:noProof/>
            <w:webHidden/>
          </w:rPr>
          <w:fldChar w:fldCharType="separate"/>
        </w:r>
        <w:r>
          <w:rPr>
            <w:noProof/>
            <w:webHidden/>
          </w:rPr>
          <w:t>5</w:t>
        </w:r>
        <w:r>
          <w:rPr>
            <w:noProof/>
            <w:webHidden/>
          </w:rPr>
          <w:fldChar w:fldCharType="end"/>
        </w:r>
      </w:hyperlink>
    </w:p>
    <w:p w14:paraId="2B5BC64B" w14:textId="77777777" w:rsidR="0077288F" w:rsidRDefault="0077288F">
      <w:pPr>
        <w:pStyle w:val="TOC2"/>
        <w:rPr>
          <w:b w:val="0"/>
          <w:bCs w:val="0"/>
          <w:noProof/>
          <w:sz w:val="22"/>
          <w:lang w:eastAsia="en-SG"/>
        </w:rPr>
      </w:pPr>
      <w:hyperlink w:anchor="_Toc86223107" w:history="1">
        <w:r w:rsidRPr="008E7C3A">
          <w:rPr>
            <w:rStyle w:val="Hyperlink"/>
            <w:noProof/>
            <w:lang w:val="en-GB"/>
          </w:rPr>
          <w:t>B.</w:t>
        </w:r>
        <w:r>
          <w:rPr>
            <w:b w:val="0"/>
            <w:bCs w:val="0"/>
            <w:noProof/>
            <w:sz w:val="22"/>
            <w:lang w:eastAsia="en-SG"/>
          </w:rPr>
          <w:tab/>
        </w:r>
        <w:r w:rsidRPr="008E7C3A">
          <w:rPr>
            <w:rStyle w:val="Hyperlink"/>
            <w:noProof/>
            <w:lang w:val="en-GB"/>
          </w:rPr>
          <w:t>Supported Devices</w:t>
        </w:r>
        <w:r>
          <w:rPr>
            <w:noProof/>
            <w:webHidden/>
          </w:rPr>
          <w:tab/>
        </w:r>
        <w:r>
          <w:rPr>
            <w:noProof/>
            <w:webHidden/>
          </w:rPr>
          <w:fldChar w:fldCharType="begin"/>
        </w:r>
        <w:r>
          <w:rPr>
            <w:noProof/>
            <w:webHidden/>
          </w:rPr>
          <w:instrText xml:space="preserve"> PAGEREF _Toc86223107 \h </w:instrText>
        </w:r>
        <w:r>
          <w:rPr>
            <w:noProof/>
            <w:webHidden/>
          </w:rPr>
        </w:r>
        <w:r>
          <w:rPr>
            <w:noProof/>
            <w:webHidden/>
          </w:rPr>
          <w:fldChar w:fldCharType="separate"/>
        </w:r>
        <w:r>
          <w:rPr>
            <w:noProof/>
            <w:webHidden/>
          </w:rPr>
          <w:t>5</w:t>
        </w:r>
        <w:r>
          <w:rPr>
            <w:noProof/>
            <w:webHidden/>
          </w:rPr>
          <w:fldChar w:fldCharType="end"/>
        </w:r>
      </w:hyperlink>
    </w:p>
    <w:p w14:paraId="7AD2E84F" w14:textId="77777777" w:rsidR="0077288F" w:rsidRDefault="0077288F">
      <w:pPr>
        <w:pStyle w:val="TOC2"/>
        <w:rPr>
          <w:b w:val="0"/>
          <w:bCs w:val="0"/>
          <w:noProof/>
          <w:sz w:val="22"/>
          <w:lang w:eastAsia="en-SG"/>
        </w:rPr>
      </w:pPr>
      <w:hyperlink w:anchor="_Toc86223108" w:history="1">
        <w:r w:rsidRPr="008E7C3A">
          <w:rPr>
            <w:rStyle w:val="Hyperlink"/>
            <w:noProof/>
          </w:rPr>
          <w:t>C.</w:t>
        </w:r>
        <w:r>
          <w:rPr>
            <w:b w:val="0"/>
            <w:bCs w:val="0"/>
            <w:noProof/>
            <w:sz w:val="22"/>
            <w:lang w:eastAsia="en-SG"/>
          </w:rPr>
          <w:tab/>
        </w:r>
        <w:r w:rsidRPr="008E7C3A">
          <w:rPr>
            <w:rStyle w:val="Hyperlink"/>
            <w:noProof/>
          </w:rPr>
          <w:t>Key Features</w:t>
        </w:r>
        <w:r>
          <w:rPr>
            <w:noProof/>
            <w:webHidden/>
          </w:rPr>
          <w:tab/>
        </w:r>
        <w:r>
          <w:rPr>
            <w:noProof/>
            <w:webHidden/>
          </w:rPr>
          <w:fldChar w:fldCharType="begin"/>
        </w:r>
        <w:r>
          <w:rPr>
            <w:noProof/>
            <w:webHidden/>
          </w:rPr>
          <w:instrText xml:space="preserve"> PAGEREF _Toc86223108 \h </w:instrText>
        </w:r>
        <w:r>
          <w:rPr>
            <w:noProof/>
            <w:webHidden/>
          </w:rPr>
        </w:r>
        <w:r>
          <w:rPr>
            <w:noProof/>
            <w:webHidden/>
          </w:rPr>
          <w:fldChar w:fldCharType="separate"/>
        </w:r>
        <w:r>
          <w:rPr>
            <w:noProof/>
            <w:webHidden/>
          </w:rPr>
          <w:t>6</w:t>
        </w:r>
        <w:r>
          <w:rPr>
            <w:noProof/>
            <w:webHidden/>
          </w:rPr>
          <w:fldChar w:fldCharType="end"/>
        </w:r>
      </w:hyperlink>
    </w:p>
    <w:p w14:paraId="08272054" w14:textId="77777777" w:rsidR="0077288F" w:rsidRDefault="0077288F">
      <w:pPr>
        <w:pStyle w:val="TOC2"/>
        <w:rPr>
          <w:b w:val="0"/>
          <w:bCs w:val="0"/>
          <w:noProof/>
          <w:sz w:val="22"/>
          <w:lang w:eastAsia="en-SG"/>
        </w:rPr>
      </w:pPr>
      <w:hyperlink w:anchor="_Toc86223109" w:history="1">
        <w:r w:rsidRPr="008E7C3A">
          <w:rPr>
            <w:rStyle w:val="Hyperlink"/>
            <w:noProof/>
          </w:rPr>
          <w:t>D.</w:t>
        </w:r>
        <w:r>
          <w:rPr>
            <w:b w:val="0"/>
            <w:bCs w:val="0"/>
            <w:noProof/>
            <w:sz w:val="22"/>
            <w:lang w:eastAsia="en-SG"/>
          </w:rPr>
          <w:tab/>
        </w:r>
        <w:r w:rsidRPr="008E7C3A">
          <w:rPr>
            <w:rStyle w:val="Hyperlink"/>
            <w:noProof/>
          </w:rPr>
          <w:t>What’s new in ESE 4.2?</w:t>
        </w:r>
        <w:r>
          <w:rPr>
            <w:noProof/>
            <w:webHidden/>
          </w:rPr>
          <w:tab/>
        </w:r>
        <w:r>
          <w:rPr>
            <w:noProof/>
            <w:webHidden/>
          </w:rPr>
          <w:fldChar w:fldCharType="begin"/>
        </w:r>
        <w:r>
          <w:rPr>
            <w:noProof/>
            <w:webHidden/>
          </w:rPr>
          <w:instrText xml:space="preserve"> PAGEREF _Toc86223109 \h </w:instrText>
        </w:r>
        <w:r>
          <w:rPr>
            <w:noProof/>
            <w:webHidden/>
          </w:rPr>
        </w:r>
        <w:r>
          <w:rPr>
            <w:noProof/>
            <w:webHidden/>
          </w:rPr>
          <w:fldChar w:fldCharType="separate"/>
        </w:r>
        <w:r>
          <w:rPr>
            <w:noProof/>
            <w:webHidden/>
          </w:rPr>
          <w:t>6</w:t>
        </w:r>
        <w:r>
          <w:rPr>
            <w:noProof/>
            <w:webHidden/>
          </w:rPr>
          <w:fldChar w:fldCharType="end"/>
        </w:r>
      </w:hyperlink>
    </w:p>
    <w:p w14:paraId="600FF348" w14:textId="77777777" w:rsidR="0077288F" w:rsidRDefault="0077288F">
      <w:pPr>
        <w:pStyle w:val="TOC2"/>
        <w:rPr>
          <w:b w:val="0"/>
          <w:bCs w:val="0"/>
          <w:noProof/>
          <w:sz w:val="22"/>
          <w:lang w:eastAsia="en-SG"/>
        </w:rPr>
      </w:pPr>
      <w:hyperlink w:anchor="_Toc86223110" w:history="1">
        <w:r w:rsidRPr="008E7C3A">
          <w:rPr>
            <w:rStyle w:val="Hyperlink"/>
            <w:noProof/>
          </w:rPr>
          <w:t>E.</w:t>
        </w:r>
        <w:r>
          <w:rPr>
            <w:b w:val="0"/>
            <w:bCs w:val="0"/>
            <w:noProof/>
            <w:sz w:val="22"/>
            <w:lang w:eastAsia="en-SG"/>
          </w:rPr>
          <w:tab/>
        </w:r>
        <w:r w:rsidRPr="008E7C3A">
          <w:rPr>
            <w:rStyle w:val="Hyperlink"/>
            <w:noProof/>
          </w:rPr>
          <w:t>Known Issues &amp; Limitations</w:t>
        </w:r>
        <w:r>
          <w:rPr>
            <w:noProof/>
            <w:webHidden/>
          </w:rPr>
          <w:tab/>
        </w:r>
        <w:r>
          <w:rPr>
            <w:noProof/>
            <w:webHidden/>
          </w:rPr>
          <w:fldChar w:fldCharType="begin"/>
        </w:r>
        <w:r>
          <w:rPr>
            <w:noProof/>
            <w:webHidden/>
          </w:rPr>
          <w:instrText xml:space="preserve"> PAGEREF _Toc86223110 \h </w:instrText>
        </w:r>
        <w:r>
          <w:rPr>
            <w:noProof/>
            <w:webHidden/>
          </w:rPr>
        </w:r>
        <w:r>
          <w:rPr>
            <w:noProof/>
            <w:webHidden/>
          </w:rPr>
          <w:fldChar w:fldCharType="separate"/>
        </w:r>
        <w:r>
          <w:rPr>
            <w:noProof/>
            <w:webHidden/>
          </w:rPr>
          <w:t>7</w:t>
        </w:r>
        <w:r>
          <w:rPr>
            <w:noProof/>
            <w:webHidden/>
          </w:rPr>
          <w:fldChar w:fldCharType="end"/>
        </w:r>
      </w:hyperlink>
    </w:p>
    <w:p w14:paraId="5EF4F6E8" w14:textId="77777777" w:rsidR="0077288F" w:rsidRDefault="0077288F">
      <w:pPr>
        <w:pStyle w:val="TOC2"/>
        <w:rPr>
          <w:b w:val="0"/>
          <w:bCs w:val="0"/>
          <w:noProof/>
          <w:sz w:val="22"/>
          <w:lang w:eastAsia="en-SG"/>
        </w:rPr>
      </w:pPr>
      <w:hyperlink w:anchor="_Toc86223111" w:history="1">
        <w:r w:rsidRPr="008E7C3A">
          <w:rPr>
            <w:rStyle w:val="Hyperlink"/>
            <w:noProof/>
          </w:rPr>
          <w:t>F.</w:t>
        </w:r>
        <w:r>
          <w:rPr>
            <w:b w:val="0"/>
            <w:bCs w:val="0"/>
            <w:noProof/>
            <w:sz w:val="22"/>
            <w:lang w:eastAsia="en-SG"/>
          </w:rPr>
          <w:tab/>
        </w:r>
        <w:r w:rsidRPr="008E7C3A">
          <w:rPr>
            <w:rStyle w:val="Hyperlink"/>
            <w:noProof/>
          </w:rPr>
          <w:t>Credits</w:t>
        </w:r>
        <w:r>
          <w:rPr>
            <w:noProof/>
            <w:webHidden/>
          </w:rPr>
          <w:tab/>
        </w:r>
        <w:r>
          <w:rPr>
            <w:noProof/>
            <w:webHidden/>
          </w:rPr>
          <w:fldChar w:fldCharType="begin"/>
        </w:r>
        <w:r>
          <w:rPr>
            <w:noProof/>
            <w:webHidden/>
          </w:rPr>
          <w:instrText xml:space="preserve"> PAGEREF _Toc86223111 \h </w:instrText>
        </w:r>
        <w:r>
          <w:rPr>
            <w:noProof/>
            <w:webHidden/>
          </w:rPr>
        </w:r>
        <w:r>
          <w:rPr>
            <w:noProof/>
            <w:webHidden/>
          </w:rPr>
          <w:fldChar w:fldCharType="separate"/>
        </w:r>
        <w:r>
          <w:rPr>
            <w:noProof/>
            <w:webHidden/>
          </w:rPr>
          <w:t>7</w:t>
        </w:r>
        <w:r>
          <w:rPr>
            <w:noProof/>
            <w:webHidden/>
          </w:rPr>
          <w:fldChar w:fldCharType="end"/>
        </w:r>
      </w:hyperlink>
    </w:p>
    <w:p w14:paraId="76B115BE" w14:textId="77777777" w:rsidR="0077288F" w:rsidRDefault="0077288F">
      <w:pPr>
        <w:pStyle w:val="TOC3"/>
        <w:tabs>
          <w:tab w:val="left" w:pos="880"/>
          <w:tab w:val="right" w:leader="dot" w:pos="9016"/>
        </w:tabs>
        <w:rPr>
          <w:i w:val="0"/>
          <w:noProof/>
          <w:szCs w:val="22"/>
          <w:lang w:eastAsia="en-SG"/>
        </w:rPr>
      </w:pPr>
      <w:hyperlink w:anchor="_Toc86223112" w:history="1">
        <w:r w:rsidRPr="008E7C3A">
          <w:rPr>
            <w:rStyle w:val="Hyperlink"/>
            <w:noProof/>
          </w:rPr>
          <w:t>1.</w:t>
        </w:r>
        <w:r>
          <w:rPr>
            <w:i w:val="0"/>
            <w:noProof/>
            <w:szCs w:val="22"/>
            <w:lang w:eastAsia="en-SG"/>
          </w:rPr>
          <w:tab/>
        </w:r>
        <w:r w:rsidRPr="008E7C3A">
          <w:rPr>
            <w:rStyle w:val="Hyperlink"/>
            <w:noProof/>
          </w:rPr>
          <w:t>Open Source Software</w:t>
        </w:r>
        <w:r>
          <w:rPr>
            <w:noProof/>
            <w:webHidden/>
          </w:rPr>
          <w:tab/>
        </w:r>
        <w:r>
          <w:rPr>
            <w:noProof/>
            <w:webHidden/>
          </w:rPr>
          <w:fldChar w:fldCharType="begin"/>
        </w:r>
        <w:r>
          <w:rPr>
            <w:noProof/>
            <w:webHidden/>
          </w:rPr>
          <w:instrText xml:space="preserve"> PAGEREF _Toc86223112 \h </w:instrText>
        </w:r>
        <w:r>
          <w:rPr>
            <w:noProof/>
            <w:webHidden/>
          </w:rPr>
        </w:r>
        <w:r>
          <w:rPr>
            <w:noProof/>
            <w:webHidden/>
          </w:rPr>
          <w:fldChar w:fldCharType="separate"/>
        </w:r>
        <w:r>
          <w:rPr>
            <w:noProof/>
            <w:webHidden/>
          </w:rPr>
          <w:t>7</w:t>
        </w:r>
        <w:r>
          <w:rPr>
            <w:noProof/>
            <w:webHidden/>
          </w:rPr>
          <w:fldChar w:fldCharType="end"/>
        </w:r>
      </w:hyperlink>
    </w:p>
    <w:p w14:paraId="029C16B5" w14:textId="77777777" w:rsidR="0077288F" w:rsidRDefault="0077288F">
      <w:pPr>
        <w:pStyle w:val="TOC3"/>
        <w:tabs>
          <w:tab w:val="left" w:pos="880"/>
          <w:tab w:val="right" w:leader="dot" w:pos="9016"/>
        </w:tabs>
        <w:rPr>
          <w:i w:val="0"/>
          <w:noProof/>
          <w:szCs w:val="22"/>
          <w:lang w:eastAsia="en-SG"/>
        </w:rPr>
      </w:pPr>
      <w:hyperlink w:anchor="_Toc86223113" w:history="1">
        <w:r w:rsidRPr="008E7C3A">
          <w:rPr>
            <w:rStyle w:val="Hyperlink"/>
            <w:noProof/>
          </w:rPr>
          <w:t>2.</w:t>
        </w:r>
        <w:r>
          <w:rPr>
            <w:i w:val="0"/>
            <w:noProof/>
            <w:szCs w:val="22"/>
            <w:lang w:eastAsia="en-SG"/>
          </w:rPr>
          <w:tab/>
        </w:r>
        <w:r w:rsidRPr="008E7C3A">
          <w:rPr>
            <w:rStyle w:val="Hyperlink"/>
            <w:noProof/>
          </w:rPr>
          <w:t>Icons Copyright</w:t>
        </w:r>
        <w:r>
          <w:rPr>
            <w:noProof/>
            <w:webHidden/>
          </w:rPr>
          <w:tab/>
        </w:r>
        <w:r>
          <w:rPr>
            <w:noProof/>
            <w:webHidden/>
          </w:rPr>
          <w:fldChar w:fldCharType="begin"/>
        </w:r>
        <w:r>
          <w:rPr>
            <w:noProof/>
            <w:webHidden/>
          </w:rPr>
          <w:instrText xml:space="preserve"> PAGEREF _Toc86223113 \h </w:instrText>
        </w:r>
        <w:r>
          <w:rPr>
            <w:noProof/>
            <w:webHidden/>
          </w:rPr>
        </w:r>
        <w:r>
          <w:rPr>
            <w:noProof/>
            <w:webHidden/>
          </w:rPr>
          <w:fldChar w:fldCharType="separate"/>
        </w:r>
        <w:r>
          <w:rPr>
            <w:noProof/>
            <w:webHidden/>
          </w:rPr>
          <w:t>7</w:t>
        </w:r>
        <w:r>
          <w:rPr>
            <w:noProof/>
            <w:webHidden/>
          </w:rPr>
          <w:fldChar w:fldCharType="end"/>
        </w:r>
      </w:hyperlink>
    </w:p>
    <w:p w14:paraId="391FDAD2" w14:textId="77777777" w:rsidR="0077288F" w:rsidRDefault="0077288F">
      <w:pPr>
        <w:pStyle w:val="TOC1"/>
        <w:rPr>
          <w:b w:val="0"/>
          <w:bCs w:val="0"/>
          <w:iCs w:val="0"/>
          <w:noProof/>
          <w:color w:val="auto"/>
          <w:sz w:val="22"/>
          <w:szCs w:val="22"/>
          <w:lang w:eastAsia="en-SG"/>
        </w:rPr>
      </w:pPr>
      <w:hyperlink w:anchor="_Toc86223114" w:history="1">
        <w:r w:rsidRPr="008E7C3A">
          <w:rPr>
            <w:rStyle w:val="Hyperlink"/>
            <w:noProof/>
            <w14:scene3d>
              <w14:camera w14:prst="orthographicFront"/>
              <w14:lightRig w14:rig="threePt" w14:dir="t">
                <w14:rot w14:lat="0" w14:lon="0" w14:rev="0"/>
              </w14:lightRig>
            </w14:scene3d>
          </w:rPr>
          <w:t>III.</w:t>
        </w:r>
        <w:r>
          <w:rPr>
            <w:b w:val="0"/>
            <w:bCs w:val="0"/>
            <w:iCs w:val="0"/>
            <w:noProof/>
            <w:color w:val="auto"/>
            <w:sz w:val="22"/>
            <w:szCs w:val="22"/>
            <w:lang w:eastAsia="en-SG"/>
          </w:rPr>
          <w:tab/>
        </w:r>
        <w:r w:rsidRPr="008E7C3A">
          <w:rPr>
            <w:rStyle w:val="Hyperlink"/>
            <w:noProof/>
          </w:rPr>
          <w:t>Setup &amp; Installation</w:t>
        </w:r>
        <w:r>
          <w:rPr>
            <w:noProof/>
            <w:webHidden/>
          </w:rPr>
          <w:tab/>
        </w:r>
        <w:r>
          <w:rPr>
            <w:noProof/>
            <w:webHidden/>
          </w:rPr>
          <w:fldChar w:fldCharType="begin"/>
        </w:r>
        <w:r>
          <w:rPr>
            <w:noProof/>
            <w:webHidden/>
          </w:rPr>
          <w:instrText xml:space="preserve"> PAGEREF _Toc86223114 \h </w:instrText>
        </w:r>
        <w:r>
          <w:rPr>
            <w:noProof/>
            <w:webHidden/>
          </w:rPr>
        </w:r>
        <w:r>
          <w:rPr>
            <w:noProof/>
            <w:webHidden/>
          </w:rPr>
          <w:fldChar w:fldCharType="separate"/>
        </w:r>
        <w:r>
          <w:rPr>
            <w:noProof/>
            <w:webHidden/>
          </w:rPr>
          <w:t>8</w:t>
        </w:r>
        <w:r>
          <w:rPr>
            <w:noProof/>
            <w:webHidden/>
          </w:rPr>
          <w:fldChar w:fldCharType="end"/>
        </w:r>
      </w:hyperlink>
    </w:p>
    <w:p w14:paraId="161A858F" w14:textId="77777777" w:rsidR="0077288F" w:rsidRDefault="0077288F">
      <w:pPr>
        <w:pStyle w:val="TOC2"/>
        <w:rPr>
          <w:b w:val="0"/>
          <w:bCs w:val="0"/>
          <w:noProof/>
          <w:sz w:val="22"/>
          <w:lang w:eastAsia="en-SG"/>
        </w:rPr>
      </w:pPr>
      <w:hyperlink w:anchor="_Toc86223115" w:history="1">
        <w:r w:rsidRPr="008E7C3A">
          <w:rPr>
            <w:rStyle w:val="Hyperlink"/>
            <w:noProof/>
          </w:rPr>
          <w:t>A.</w:t>
        </w:r>
        <w:r>
          <w:rPr>
            <w:b w:val="0"/>
            <w:bCs w:val="0"/>
            <w:noProof/>
            <w:sz w:val="22"/>
            <w:lang w:eastAsia="en-SG"/>
          </w:rPr>
          <w:tab/>
        </w:r>
        <w:r w:rsidRPr="008E7C3A">
          <w:rPr>
            <w:rStyle w:val="Hyperlink"/>
            <w:noProof/>
          </w:rPr>
          <w:t>System Requirements</w:t>
        </w:r>
        <w:r>
          <w:rPr>
            <w:noProof/>
            <w:webHidden/>
          </w:rPr>
          <w:tab/>
        </w:r>
        <w:r>
          <w:rPr>
            <w:noProof/>
            <w:webHidden/>
          </w:rPr>
          <w:fldChar w:fldCharType="begin"/>
        </w:r>
        <w:r>
          <w:rPr>
            <w:noProof/>
            <w:webHidden/>
          </w:rPr>
          <w:instrText xml:space="preserve"> PAGEREF _Toc86223115 \h </w:instrText>
        </w:r>
        <w:r>
          <w:rPr>
            <w:noProof/>
            <w:webHidden/>
          </w:rPr>
        </w:r>
        <w:r>
          <w:rPr>
            <w:noProof/>
            <w:webHidden/>
          </w:rPr>
          <w:fldChar w:fldCharType="separate"/>
        </w:r>
        <w:r>
          <w:rPr>
            <w:noProof/>
            <w:webHidden/>
          </w:rPr>
          <w:t>8</w:t>
        </w:r>
        <w:r>
          <w:rPr>
            <w:noProof/>
            <w:webHidden/>
          </w:rPr>
          <w:fldChar w:fldCharType="end"/>
        </w:r>
      </w:hyperlink>
    </w:p>
    <w:p w14:paraId="12826C36" w14:textId="77777777" w:rsidR="0077288F" w:rsidRDefault="0077288F">
      <w:pPr>
        <w:pStyle w:val="TOC2"/>
        <w:rPr>
          <w:b w:val="0"/>
          <w:bCs w:val="0"/>
          <w:noProof/>
          <w:sz w:val="22"/>
          <w:lang w:eastAsia="en-SG"/>
        </w:rPr>
      </w:pPr>
      <w:hyperlink w:anchor="_Toc86223116" w:history="1">
        <w:r w:rsidRPr="008E7C3A">
          <w:rPr>
            <w:rStyle w:val="Hyperlink"/>
            <w:noProof/>
          </w:rPr>
          <w:t>B.</w:t>
        </w:r>
        <w:r>
          <w:rPr>
            <w:b w:val="0"/>
            <w:bCs w:val="0"/>
            <w:noProof/>
            <w:sz w:val="22"/>
            <w:lang w:eastAsia="en-SG"/>
          </w:rPr>
          <w:tab/>
        </w:r>
        <w:r w:rsidRPr="008E7C3A">
          <w:rPr>
            <w:rStyle w:val="Hyperlink"/>
            <w:noProof/>
          </w:rPr>
          <w:t>Hardware Requirements</w:t>
        </w:r>
        <w:r>
          <w:rPr>
            <w:noProof/>
            <w:webHidden/>
          </w:rPr>
          <w:tab/>
        </w:r>
        <w:r>
          <w:rPr>
            <w:noProof/>
            <w:webHidden/>
          </w:rPr>
          <w:fldChar w:fldCharType="begin"/>
        </w:r>
        <w:r>
          <w:rPr>
            <w:noProof/>
            <w:webHidden/>
          </w:rPr>
          <w:instrText xml:space="preserve"> PAGEREF _Toc86223116 \h </w:instrText>
        </w:r>
        <w:r>
          <w:rPr>
            <w:noProof/>
            <w:webHidden/>
          </w:rPr>
        </w:r>
        <w:r>
          <w:rPr>
            <w:noProof/>
            <w:webHidden/>
          </w:rPr>
          <w:fldChar w:fldCharType="separate"/>
        </w:r>
        <w:r>
          <w:rPr>
            <w:noProof/>
            <w:webHidden/>
          </w:rPr>
          <w:t>9</w:t>
        </w:r>
        <w:r>
          <w:rPr>
            <w:noProof/>
            <w:webHidden/>
          </w:rPr>
          <w:fldChar w:fldCharType="end"/>
        </w:r>
      </w:hyperlink>
    </w:p>
    <w:p w14:paraId="307DFC01" w14:textId="77777777" w:rsidR="0077288F" w:rsidRDefault="0077288F">
      <w:pPr>
        <w:pStyle w:val="TOC2"/>
        <w:rPr>
          <w:b w:val="0"/>
          <w:bCs w:val="0"/>
          <w:noProof/>
          <w:sz w:val="22"/>
          <w:lang w:eastAsia="en-SG"/>
        </w:rPr>
      </w:pPr>
      <w:hyperlink w:anchor="_Toc86223117" w:history="1">
        <w:r w:rsidRPr="008E7C3A">
          <w:rPr>
            <w:rStyle w:val="Hyperlink"/>
            <w:noProof/>
          </w:rPr>
          <w:t>C.</w:t>
        </w:r>
        <w:r>
          <w:rPr>
            <w:b w:val="0"/>
            <w:bCs w:val="0"/>
            <w:noProof/>
            <w:sz w:val="22"/>
            <w:lang w:eastAsia="en-SG"/>
          </w:rPr>
          <w:tab/>
        </w:r>
        <w:r w:rsidRPr="008E7C3A">
          <w:rPr>
            <w:rStyle w:val="Hyperlink"/>
            <w:noProof/>
          </w:rPr>
          <w:t>Dependencies / Pre-Requisites</w:t>
        </w:r>
        <w:r>
          <w:rPr>
            <w:noProof/>
            <w:webHidden/>
          </w:rPr>
          <w:tab/>
        </w:r>
        <w:r>
          <w:rPr>
            <w:noProof/>
            <w:webHidden/>
          </w:rPr>
          <w:fldChar w:fldCharType="begin"/>
        </w:r>
        <w:r>
          <w:rPr>
            <w:noProof/>
            <w:webHidden/>
          </w:rPr>
          <w:instrText xml:space="preserve"> PAGEREF _Toc86223117 \h </w:instrText>
        </w:r>
        <w:r>
          <w:rPr>
            <w:noProof/>
            <w:webHidden/>
          </w:rPr>
        </w:r>
        <w:r>
          <w:rPr>
            <w:noProof/>
            <w:webHidden/>
          </w:rPr>
          <w:fldChar w:fldCharType="separate"/>
        </w:r>
        <w:r>
          <w:rPr>
            <w:noProof/>
            <w:webHidden/>
          </w:rPr>
          <w:t>9</w:t>
        </w:r>
        <w:r>
          <w:rPr>
            <w:noProof/>
            <w:webHidden/>
          </w:rPr>
          <w:fldChar w:fldCharType="end"/>
        </w:r>
      </w:hyperlink>
    </w:p>
    <w:p w14:paraId="6C398887" w14:textId="77777777" w:rsidR="0077288F" w:rsidRDefault="0077288F">
      <w:pPr>
        <w:pStyle w:val="TOC2"/>
        <w:rPr>
          <w:b w:val="0"/>
          <w:bCs w:val="0"/>
          <w:noProof/>
          <w:sz w:val="22"/>
          <w:lang w:eastAsia="en-SG"/>
        </w:rPr>
      </w:pPr>
      <w:hyperlink w:anchor="_Toc86223118" w:history="1">
        <w:r w:rsidRPr="008E7C3A">
          <w:rPr>
            <w:rStyle w:val="Hyperlink"/>
            <w:noProof/>
          </w:rPr>
          <w:t>D.</w:t>
        </w:r>
        <w:r>
          <w:rPr>
            <w:b w:val="0"/>
            <w:bCs w:val="0"/>
            <w:noProof/>
            <w:sz w:val="22"/>
            <w:lang w:eastAsia="en-SG"/>
          </w:rPr>
          <w:tab/>
        </w:r>
        <w:r w:rsidRPr="008E7C3A">
          <w:rPr>
            <w:rStyle w:val="Hyperlink"/>
            <w:noProof/>
          </w:rPr>
          <w:t>Installing ESE</w:t>
        </w:r>
        <w:r>
          <w:rPr>
            <w:noProof/>
            <w:webHidden/>
          </w:rPr>
          <w:tab/>
        </w:r>
        <w:r>
          <w:rPr>
            <w:noProof/>
            <w:webHidden/>
          </w:rPr>
          <w:fldChar w:fldCharType="begin"/>
        </w:r>
        <w:r>
          <w:rPr>
            <w:noProof/>
            <w:webHidden/>
          </w:rPr>
          <w:instrText xml:space="preserve"> PAGEREF _Toc86223118 \h </w:instrText>
        </w:r>
        <w:r>
          <w:rPr>
            <w:noProof/>
            <w:webHidden/>
          </w:rPr>
        </w:r>
        <w:r>
          <w:rPr>
            <w:noProof/>
            <w:webHidden/>
          </w:rPr>
          <w:fldChar w:fldCharType="separate"/>
        </w:r>
        <w:r>
          <w:rPr>
            <w:noProof/>
            <w:webHidden/>
          </w:rPr>
          <w:t>9</w:t>
        </w:r>
        <w:r>
          <w:rPr>
            <w:noProof/>
            <w:webHidden/>
          </w:rPr>
          <w:fldChar w:fldCharType="end"/>
        </w:r>
      </w:hyperlink>
    </w:p>
    <w:p w14:paraId="76379EE5" w14:textId="77777777" w:rsidR="0077288F" w:rsidRDefault="0077288F">
      <w:pPr>
        <w:pStyle w:val="TOC2"/>
        <w:rPr>
          <w:b w:val="0"/>
          <w:bCs w:val="0"/>
          <w:noProof/>
          <w:sz w:val="22"/>
          <w:lang w:eastAsia="en-SG"/>
        </w:rPr>
      </w:pPr>
      <w:hyperlink w:anchor="_Toc86223119" w:history="1">
        <w:r w:rsidRPr="008E7C3A">
          <w:rPr>
            <w:rStyle w:val="Hyperlink"/>
            <w:noProof/>
          </w:rPr>
          <w:t>E.</w:t>
        </w:r>
        <w:r>
          <w:rPr>
            <w:b w:val="0"/>
            <w:bCs w:val="0"/>
            <w:noProof/>
            <w:sz w:val="22"/>
            <w:lang w:eastAsia="en-SG"/>
          </w:rPr>
          <w:tab/>
        </w:r>
        <w:r w:rsidRPr="008E7C3A">
          <w:rPr>
            <w:rStyle w:val="Hyperlink"/>
            <w:noProof/>
          </w:rPr>
          <w:t>Installation Folder</w:t>
        </w:r>
        <w:r>
          <w:rPr>
            <w:noProof/>
            <w:webHidden/>
          </w:rPr>
          <w:tab/>
        </w:r>
        <w:r>
          <w:rPr>
            <w:noProof/>
            <w:webHidden/>
          </w:rPr>
          <w:fldChar w:fldCharType="begin"/>
        </w:r>
        <w:r>
          <w:rPr>
            <w:noProof/>
            <w:webHidden/>
          </w:rPr>
          <w:instrText xml:space="preserve"> PAGEREF _Toc86223119 \h </w:instrText>
        </w:r>
        <w:r>
          <w:rPr>
            <w:noProof/>
            <w:webHidden/>
          </w:rPr>
        </w:r>
        <w:r>
          <w:rPr>
            <w:noProof/>
            <w:webHidden/>
          </w:rPr>
          <w:fldChar w:fldCharType="separate"/>
        </w:r>
        <w:r>
          <w:rPr>
            <w:noProof/>
            <w:webHidden/>
          </w:rPr>
          <w:t>11</w:t>
        </w:r>
        <w:r>
          <w:rPr>
            <w:noProof/>
            <w:webHidden/>
          </w:rPr>
          <w:fldChar w:fldCharType="end"/>
        </w:r>
      </w:hyperlink>
    </w:p>
    <w:p w14:paraId="4ED7C122" w14:textId="77777777" w:rsidR="0077288F" w:rsidRDefault="0077288F">
      <w:pPr>
        <w:pStyle w:val="TOC1"/>
        <w:rPr>
          <w:b w:val="0"/>
          <w:bCs w:val="0"/>
          <w:iCs w:val="0"/>
          <w:noProof/>
          <w:color w:val="auto"/>
          <w:sz w:val="22"/>
          <w:szCs w:val="22"/>
          <w:lang w:eastAsia="en-SG"/>
        </w:rPr>
      </w:pPr>
      <w:hyperlink w:anchor="_Toc86223120" w:history="1">
        <w:r w:rsidRPr="008E7C3A">
          <w:rPr>
            <w:rStyle w:val="Hyperlink"/>
            <w:noProof/>
            <w14:scene3d>
              <w14:camera w14:prst="orthographicFront"/>
              <w14:lightRig w14:rig="threePt" w14:dir="t">
                <w14:rot w14:lat="0" w14:lon="0" w14:rev="0"/>
              </w14:lightRig>
            </w14:scene3d>
          </w:rPr>
          <w:t>IV.</w:t>
        </w:r>
        <w:r>
          <w:rPr>
            <w:b w:val="0"/>
            <w:bCs w:val="0"/>
            <w:iCs w:val="0"/>
            <w:noProof/>
            <w:color w:val="auto"/>
            <w:sz w:val="22"/>
            <w:szCs w:val="22"/>
            <w:lang w:eastAsia="en-SG"/>
          </w:rPr>
          <w:tab/>
        </w:r>
        <w:r w:rsidRPr="008E7C3A">
          <w:rPr>
            <w:rStyle w:val="Hyperlink"/>
            <w:noProof/>
          </w:rPr>
          <w:t>The Graphical User Interface</w:t>
        </w:r>
        <w:r>
          <w:rPr>
            <w:noProof/>
            <w:webHidden/>
          </w:rPr>
          <w:tab/>
        </w:r>
        <w:r>
          <w:rPr>
            <w:noProof/>
            <w:webHidden/>
          </w:rPr>
          <w:fldChar w:fldCharType="begin"/>
        </w:r>
        <w:r>
          <w:rPr>
            <w:noProof/>
            <w:webHidden/>
          </w:rPr>
          <w:instrText xml:space="preserve"> PAGEREF _Toc86223120 \h </w:instrText>
        </w:r>
        <w:r>
          <w:rPr>
            <w:noProof/>
            <w:webHidden/>
          </w:rPr>
        </w:r>
        <w:r>
          <w:rPr>
            <w:noProof/>
            <w:webHidden/>
          </w:rPr>
          <w:fldChar w:fldCharType="separate"/>
        </w:r>
        <w:r>
          <w:rPr>
            <w:noProof/>
            <w:webHidden/>
          </w:rPr>
          <w:t>12</w:t>
        </w:r>
        <w:r>
          <w:rPr>
            <w:noProof/>
            <w:webHidden/>
          </w:rPr>
          <w:fldChar w:fldCharType="end"/>
        </w:r>
      </w:hyperlink>
    </w:p>
    <w:p w14:paraId="46191EA0" w14:textId="77777777" w:rsidR="0077288F" w:rsidRDefault="0077288F">
      <w:pPr>
        <w:pStyle w:val="TOC2"/>
        <w:rPr>
          <w:b w:val="0"/>
          <w:bCs w:val="0"/>
          <w:noProof/>
          <w:sz w:val="22"/>
          <w:lang w:eastAsia="en-SG"/>
        </w:rPr>
      </w:pPr>
      <w:hyperlink w:anchor="_Toc86223121" w:history="1">
        <w:r w:rsidRPr="008E7C3A">
          <w:rPr>
            <w:rStyle w:val="Hyperlink"/>
            <w:noProof/>
          </w:rPr>
          <w:t>A.</w:t>
        </w:r>
        <w:r>
          <w:rPr>
            <w:b w:val="0"/>
            <w:bCs w:val="0"/>
            <w:noProof/>
            <w:sz w:val="22"/>
            <w:lang w:eastAsia="en-SG"/>
          </w:rPr>
          <w:tab/>
        </w:r>
        <w:r w:rsidRPr="008E7C3A">
          <w:rPr>
            <w:rStyle w:val="Hyperlink"/>
            <w:noProof/>
          </w:rPr>
          <w:t>Overview</w:t>
        </w:r>
        <w:r>
          <w:rPr>
            <w:noProof/>
            <w:webHidden/>
          </w:rPr>
          <w:tab/>
        </w:r>
        <w:r>
          <w:rPr>
            <w:noProof/>
            <w:webHidden/>
          </w:rPr>
          <w:fldChar w:fldCharType="begin"/>
        </w:r>
        <w:r>
          <w:rPr>
            <w:noProof/>
            <w:webHidden/>
          </w:rPr>
          <w:instrText xml:space="preserve"> PAGEREF _Toc86223121 \h </w:instrText>
        </w:r>
        <w:r>
          <w:rPr>
            <w:noProof/>
            <w:webHidden/>
          </w:rPr>
        </w:r>
        <w:r>
          <w:rPr>
            <w:noProof/>
            <w:webHidden/>
          </w:rPr>
          <w:fldChar w:fldCharType="separate"/>
        </w:r>
        <w:r>
          <w:rPr>
            <w:noProof/>
            <w:webHidden/>
          </w:rPr>
          <w:t>12</w:t>
        </w:r>
        <w:r>
          <w:rPr>
            <w:noProof/>
            <w:webHidden/>
          </w:rPr>
          <w:fldChar w:fldCharType="end"/>
        </w:r>
      </w:hyperlink>
    </w:p>
    <w:p w14:paraId="4CB8C1D5" w14:textId="77777777" w:rsidR="0077288F" w:rsidRDefault="0077288F">
      <w:pPr>
        <w:pStyle w:val="TOC2"/>
        <w:rPr>
          <w:b w:val="0"/>
          <w:bCs w:val="0"/>
          <w:noProof/>
          <w:sz w:val="22"/>
          <w:lang w:eastAsia="en-SG"/>
        </w:rPr>
      </w:pPr>
      <w:hyperlink w:anchor="_Toc86223122" w:history="1">
        <w:r w:rsidRPr="008E7C3A">
          <w:rPr>
            <w:rStyle w:val="Hyperlink"/>
            <w:noProof/>
          </w:rPr>
          <w:t>B.</w:t>
        </w:r>
        <w:r>
          <w:rPr>
            <w:b w:val="0"/>
            <w:bCs w:val="0"/>
            <w:noProof/>
            <w:sz w:val="22"/>
            <w:lang w:eastAsia="en-SG"/>
          </w:rPr>
          <w:tab/>
        </w:r>
        <w:r w:rsidRPr="008E7C3A">
          <w:rPr>
            <w:rStyle w:val="Hyperlink"/>
            <w:noProof/>
          </w:rPr>
          <w:t>Menu bar, Toolbar and Status bar</w:t>
        </w:r>
        <w:r>
          <w:rPr>
            <w:noProof/>
            <w:webHidden/>
          </w:rPr>
          <w:tab/>
        </w:r>
        <w:r>
          <w:rPr>
            <w:noProof/>
            <w:webHidden/>
          </w:rPr>
          <w:fldChar w:fldCharType="begin"/>
        </w:r>
        <w:r>
          <w:rPr>
            <w:noProof/>
            <w:webHidden/>
          </w:rPr>
          <w:instrText xml:space="preserve"> PAGEREF _Toc86223122 \h </w:instrText>
        </w:r>
        <w:r>
          <w:rPr>
            <w:noProof/>
            <w:webHidden/>
          </w:rPr>
        </w:r>
        <w:r>
          <w:rPr>
            <w:noProof/>
            <w:webHidden/>
          </w:rPr>
          <w:fldChar w:fldCharType="separate"/>
        </w:r>
        <w:r>
          <w:rPr>
            <w:noProof/>
            <w:webHidden/>
          </w:rPr>
          <w:t>13</w:t>
        </w:r>
        <w:r>
          <w:rPr>
            <w:noProof/>
            <w:webHidden/>
          </w:rPr>
          <w:fldChar w:fldCharType="end"/>
        </w:r>
      </w:hyperlink>
    </w:p>
    <w:p w14:paraId="66F0DCD2" w14:textId="77777777" w:rsidR="0077288F" w:rsidRDefault="0077288F">
      <w:pPr>
        <w:pStyle w:val="TOC3"/>
        <w:tabs>
          <w:tab w:val="left" w:pos="880"/>
          <w:tab w:val="right" w:leader="dot" w:pos="9016"/>
        </w:tabs>
        <w:rPr>
          <w:i w:val="0"/>
          <w:noProof/>
          <w:szCs w:val="22"/>
          <w:lang w:eastAsia="en-SG"/>
        </w:rPr>
      </w:pPr>
      <w:hyperlink w:anchor="_Toc86223123" w:history="1">
        <w:r w:rsidRPr="008E7C3A">
          <w:rPr>
            <w:rStyle w:val="Hyperlink"/>
            <w:noProof/>
          </w:rPr>
          <w:t>1.</w:t>
        </w:r>
        <w:r>
          <w:rPr>
            <w:i w:val="0"/>
            <w:noProof/>
            <w:szCs w:val="22"/>
            <w:lang w:eastAsia="en-SG"/>
          </w:rPr>
          <w:tab/>
        </w:r>
        <w:r w:rsidRPr="008E7C3A">
          <w:rPr>
            <w:rStyle w:val="Hyperlink"/>
            <w:noProof/>
          </w:rPr>
          <w:t>Menu bar</w:t>
        </w:r>
        <w:r>
          <w:rPr>
            <w:noProof/>
            <w:webHidden/>
          </w:rPr>
          <w:tab/>
        </w:r>
        <w:r>
          <w:rPr>
            <w:noProof/>
            <w:webHidden/>
          </w:rPr>
          <w:fldChar w:fldCharType="begin"/>
        </w:r>
        <w:r>
          <w:rPr>
            <w:noProof/>
            <w:webHidden/>
          </w:rPr>
          <w:instrText xml:space="preserve"> PAGEREF _Toc86223123 \h </w:instrText>
        </w:r>
        <w:r>
          <w:rPr>
            <w:noProof/>
            <w:webHidden/>
          </w:rPr>
        </w:r>
        <w:r>
          <w:rPr>
            <w:noProof/>
            <w:webHidden/>
          </w:rPr>
          <w:fldChar w:fldCharType="separate"/>
        </w:r>
        <w:r>
          <w:rPr>
            <w:noProof/>
            <w:webHidden/>
          </w:rPr>
          <w:t>13</w:t>
        </w:r>
        <w:r>
          <w:rPr>
            <w:noProof/>
            <w:webHidden/>
          </w:rPr>
          <w:fldChar w:fldCharType="end"/>
        </w:r>
      </w:hyperlink>
    </w:p>
    <w:p w14:paraId="41545954" w14:textId="77777777" w:rsidR="0077288F" w:rsidRDefault="0077288F">
      <w:pPr>
        <w:pStyle w:val="TOC3"/>
        <w:tabs>
          <w:tab w:val="left" w:pos="880"/>
          <w:tab w:val="right" w:leader="dot" w:pos="9016"/>
        </w:tabs>
        <w:rPr>
          <w:i w:val="0"/>
          <w:noProof/>
          <w:szCs w:val="22"/>
          <w:lang w:eastAsia="en-SG"/>
        </w:rPr>
      </w:pPr>
      <w:hyperlink w:anchor="_Toc86223124" w:history="1">
        <w:r w:rsidRPr="008E7C3A">
          <w:rPr>
            <w:rStyle w:val="Hyperlink"/>
            <w:noProof/>
          </w:rPr>
          <w:t>2.</w:t>
        </w:r>
        <w:r>
          <w:rPr>
            <w:i w:val="0"/>
            <w:noProof/>
            <w:szCs w:val="22"/>
            <w:lang w:eastAsia="en-SG"/>
          </w:rPr>
          <w:tab/>
        </w:r>
        <w:r w:rsidRPr="008E7C3A">
          <w:rPr>
            <w:rStyle w:val="Hyperlink"/>
            <w:noProof/>
          </w:rPr>
          <w:t>Toolbar</w:t>
        </w:r>
        <w:r>
          <w:rPr>
            <w:noProof/>
            <w:webHidden/>
          </w:rPr>
          <w:tab/>
        </w:r>
        <w:r>
          <w:rPr>
            <w:noProof/>
            <w:webHidden/>
          </w:rPr>
          <w:fldChar w:fldCharType="begin"/>
        </w:r>
        <w:r>
          <w:rPr>
            <w:noProof/>
            <w:webHidden/>
          </w:rPr>
          <w:instrText xml:space="preserve"> PAGEREF _Toc86223124 \h </w:instrText>
        </w:r>
        <w:r>
          <w:rPr>
            <w:noProof/>
            <w:webHidden/>
          </w:rPr>
        </w:r>
        <w:r>
          <w:rPr>
            <w:noProof/>
            <w:webHidden/>
          </w:rPr>
          <w:fldChar w:fldCharType="separate"/>
        </w:r>
        <w:r>
          <w:rPr>
            <w:noProof/>
            <w:webHidden/>
          </w:rPr>
          <w:t>15</w:t>
        </w:r>
        <w:r>
          <w:rPr>
            <w:noProof/>
            <w:webHidden/>
          </w:rPr>
          <w:fldChar w:fldCharType="end"/>
        </w:r>
      </w:hyperlink>
    </w:p>
    <w:p w14:paraId="5BF3BAB7" w14:textId="77777777" w:rsidR="0077288F" w:rsidRDefault="0077288F">
      <w:pPr>
        <w:pStyle w:val="TOC3"/>
        <w:tabs>
          <w:tab w:val="left" w:pos="880"/>
          <w:tab w:val="right" w:leader="dot" w:pos="9016"/>
        </w:tabs>
        <w:rPr>
          <w:i w:val="0"/>
          <w:noProof/>
          <w:szCs w:val="22"/>
          <w:lang w:eastAsia="en-SG"/>
        </w:rPr>
      </w:pPr>
      <w:hyperlink w:anchor="_Toc86223125" w:history="1">
        <w:r w:rsidRPr="008E7C3A">
          <w:rPr>
            <w:rStyle w:val="Hyperlink"/>
            <w:noProof/>
          </w:rPr>
          <w:t>3.</w:t>
        </w:r>
        <w:r>
          <w:rPr>
            <w:i w:val="0"/>
            <w:noProof/>
            <w:szCs w:val="22"/>
            <w:lang w:eastAsia="en-SG"/>
          </w:rPr>
          <w:tab/>
        </w:r>
        <w:r w:rsidRPr="008E7C3A">
          <w:rPr>
            <w:rStyle w:val="Hyperlink"/>
            <w:noProof/>
          </w:rPr>
          <w:t>Status Bar</w:t>
        </w:r>
        <w:r>
          <w:rPr>
            <w:noProof/>
            <w:webHidden/>
          </w:rPr>
          <w:tab/>
        </w:r>
        <w:r>
          <w:rPr>
            <w:noProof/>
            <w:webHidden/>
          </w:rPr>
          <w:fldChar w:fldCharType="begin"/>
        </w:r>
        <w:r>
          <w:rPr>
            <w:noProof/>
            <w:webHidden/>
          </w:rPr>
          <w:instrText xml:space="preserve"> PAGEREF _Toc86223125 \h </w:instrText>
        </w:r>
        <w:r>
          <w:rPr>
            <w:noProof/>
            <w:webHidden/>
          </w:rPr>
        </w:r>
        <w:r>
          <w:rPr>
            <w:noProof/>
            <w:webHidden/>
          </w:rPr>
          <w:fldChar w:fldCharType="separate"/>
        </w:r>
        <w:r>
          <w:rPr>
            <w:noProof/>
            <w:webHidden/>
          </w:rPr>
          <w:t>16</w:t>
        </w:r>
        <w:r>
          <w:rPr>
            <w:noProof/>
            <w:webHidden/>
          </w:rPr>
          <w:fldChar w:fldCharType="end"/>
        </w:r>
      </w:hyperlink>
    </w:p>
    <w:p w14:paraId="304ED819" w14:textId="77777777" w:rsidR="0077288F" w:rsidRDefault="0077288F">
      <w:pPr>
        <w:pStyle w:val="TOC2"/>
        <w:rPr>
          <w:b w:val="0"/>
          <w:bCs w:val="0"/>
          <w:noProof/>
          <w:sz w:val="22"/>
          <w:lang w:eastAsia="en-SG"/>
        </w:rPr>
      </w:pPr>
      <w:hyperlink w:anchor="_Toc86223126" w:history="1">
        <w:r w:rsidRPr="008E7C3A">
          <w:rPr>
            <w:rStyle w:val="Hyperlink"/>
            <w:noProof/>
            <w:lang w:val="en-US"/>
          </w:rPr>
          <w:t>C.</w:t>
        </w:r>
        <w:r>
          <w:rPr>
            <w:b w:val="0"/>
            <w:bCs w:val="0"/>
            <w:noProof/>
            <w:sz w:val="22"/>
            <w:lang w:eastAsia="en-SG"/>
          </w:rPr>
          <w:tab/>
        </w:r>
        <w:r w:rsidRPr="008E7C3A">
          <w:rPr>
            <w:rStyle w:val="Hyperlink"/>
            <w:noProof/>
            <w:lang w:val="en-US"/>
          </w:rPr>
          <w:t>Editors and Inspector</w:t>
        </w:r>
        <w:r>
          <w:rPr>
            <w:noProof/>
            <w:webHidden/>
          </w:rPr>
          <w:tab/>
        </w:r>
        <w:r>
          <w:rPr>
            <w:noProof/>
            <w:webHidden/>
          </w:rPr>
          <w:fldChar w:fldCharType="begin"/>
        </w:r>
        <w:r>
          <w:rPr>
            <w:noProof/>
            <w:webHidden/>
          </w:rPr>
          <w:instrText xml:space="preserve"> PAGEREF _Toc86223126 \h </w:instrText>
        </w:r>
        <w:r>
          <w:rPr>
            <w:noProof/>
            <w:webHidden/>
          </w:rPr>
        </w:r>
        <w:r>
          <w:rPr>
            <w:noProof/>
            <w:webHidden/>
          </w:rPr>
          <w:fldChar w:fldCharType="separate"/>
        </w:r>
        <w:r>
          <w:rPr>
            <w:noProof/>
            <w:webHidden/>
          </w:rPr>
          <w:t>17</w:t>
        </w:r>
        <w:r>
          <w:rPr>
            <w:noProof/>
            <w:webHidden/>
          </w:rPr>
          <w:fldChar w:fldCharType="end"/>
        </w:r>
      </w:hyperlink>
    </w:p>
    <w:p w14:paraId="5BC4F3D9" w14:textId="77777777" w:rsidR="0077288F" w:rsidRDefault="0077288F">
      <w:pPr>
        <w:pStyle w:val="TOC3"/>
        <w:tabs>
          <w:tab w:val="left" w:pos="880"/>
          <w:tab w:val="right" w:leader="dot" w:pos="9016"/>
        </w:tabs>
        <w:rPr>
          <w:i w:val="0"/>
          <w:noProof/>
          <w:szCs w:val="22"/>
          <w:lang w:eastAsia="en-SG"/>
        </w:rPr>
      </w:pPr>
      <w:hyperlink w:anchor="_Toc86223127" w:history="1">
        <w:r w:rsidRPr="008E7C3A">
          <w:rPr>
            <w:rStyle w:val="Hyperlink"/>
            <w:noProof/>
          </w:rPr>
          <w:t>1.</w:t>
        </w:r>
        <w:r>
          <w:rPr>
            <w:i w:val="0"/>
            <w:noProof/>
            <w:szCs w:val="22"/>
            <w:lang w:eastAsia="en-SG"/>
          </w:rPr>
          <w:tab/>
        </w:r>
        <w:r w:rsidRPr="008E7C3A">
          <w:rPr>
            <w:rStyle w:val="Hyperlink"/>
            <w:noProof/>
          </w:rPr>
          <w:t>Coprocessor Command Editor</w:t>
        </w:r>
        <w:r>
          <w:rPr>
            <w:noProof/>
            <w:webHidden/>
          </w:rPr>
          <w:tab/>
        </w:r>
        <w:r>
          <w:rPr>
            <w:noProof/>
            <w:webHidden/>
          </w:rPr>
          <w:fldChar w:fldCharType="begin"/>
        </w:r>
        <w:r>
          <w:rPr>
            <w:noProof/>
            <w:webHidden/>
          </w:rPr>
          <w:instrText xml:space="preserve"> PAGEREF _Toc86223127 \h </w:instrText>
        </w:r>
        <w:r>
          <w:rPr>
            <w:noProof/>
            <w:webHidden/>
          </w:rPr>
        </w:r>
        <w:r>
          <w:rPr>
            <w:noProof/>
            <w:webHidden/>
          </w:rPr>
          <w:fldChar w:fldCharType="separate"/>
        </w:r>
        <w:r>
          <w:rPr>
            <w:noProof/>
            <w:webHidden/>
          </w:rPr>
          <w:t>17</w:t>
        </w:r>
        <w:r>
          <w:rPr>
            <w:noProof/>
            <w:webHidden/>
          </w:rPr>
          <w:fldChar w:fldCharType="end"/>
        </w:r>
      </w:hyperlink>
    </w:p>
    <w:p w14:paraId="2DCBB196" w14:textId="77777777" w:rsidR="0077288F" w:rsidRDefault="0077288F">
      <w:pPr>
        <w:pStyle w:val="TOC3"/>
        <w:tabs>
          <w:tab w:val="left" w:pos="880"/>
          <w:tab w:val="right" w:leader="dot" w:pos="9016"/>
        </w:tabs>
        <w:rPr>
          <w:i w:val="0"/>
          <w:noProof/>
          <w:szCs w:val="22"/>
          <w:lang w:eastAsia="en-SG"/>
        </w:rPr>
      </w:pPr>
      <w:hyperlink w:anchor="_Toc86223128" w:history="1">
        <w:r w:rsidRPr="008E7C3A">
          <w:rPr>
            <w:rStyle w:val="Hyperlink"/>
            <w:noProof/>
          </w:rPr>
          <w:t>2.</w:t>
        </w:r>
        <w:r>
          <w:rPr>
            <w:i w:val="0"/>
            <w:noProof/>
            <w:szCs w:val="22"/>
            <w:lang w:eastAsia="en-SG"/>
          </w:rPr>
          <w:tab/>
        </w:r>
        <w:r w:rsidRPr="008E7C3A">
          <w:rPr>
            <w:rStyle w:val="Hyperlink"/>
            <w:noProof/>
          </w:rPr>
          <w:t>Display List Editor</w:t>
        </w:r>
        <w:r>
          <w:rPr>
            <w:noProof/>
            <w:webHidden/>
          </w:rPr>
          <w:tab/>
        </w:r>
        <w:r>
          <w:rPr>
            <w:noProof/>
            <w:webHidden/>
          </w:rPr>
          <w:fldChar w:fldCharType="begin"/>
        </w:r>
        <w:r>
          <w:rPr>
            <w:noProof/>
            <w:webHidden/>
          </w:rPr>
          <w:instrText xml:space="preserve"> PAGEREF _Toc86223128 \h </w:instrText>
        </w:r>
        <w:r>
          <w:rPr>
            <w:noProof/>
            <w:webHidden/>
          </w:rPr>
        </w:r>
        <w:r>
          <w:rPr>
            <w:noProof/>
            <w:webHidden/>
          </w:rPr>
          <w:fldChar w:fldCharType="separate"/>
        </w:r>
        <w:r>
          <w:rPr>
            <w:noProof/>
            <w:webHidden/>
          </w:rPr>
          <w:t>18</w:t>
        </w:r>
        <w:r>
          <w:rPr>
            <w:noProof/>
            <w:webHidden/>
          </w:rPr>
          <w:fldChar w:fldCharType="end"/>
        </w:r>
      </w:hyperlink>
    </w:p>
    <w:p w14:paraId="7A689497" w14:textId="77777777" w:rsidR="0077288F" w:rsidRDefault="0077288F">
      <w:pPr>
        <w:pStyle w:val="TOC3"/>
        <w:tabs>
          <w:tab w:val="left" w:pos="880"/>
          <w:tab w:val="right" w:leader="dot" w:pos="9016"/>
        </w:tabs>
        <w:rPr>
          <w:i w:val="0"/>
          <w:noProof/>
          <w:szCs w:val="22"/>
          <w:lang w:eastAsia="en-SG"/>
        </w:rPr>
      </w:pPr>
      <w:hyperlink w:anchor="_Toc86223129" w:history="1">
        <w:r w:rsidRPr="008E7C3A">
          <w:rPr>
            <w:rStyle w:val="Hyperlink"/>
            <w:noProof/>
          </w:rPr>
          <w:t>3.</w:t>
        </w:r>
        <w:r>
          <w:rPr>
            <w:i w:val="0"/>
            <w:noProof/>
            <w:szCs w:val="22"/>
            <w:lang w:eastAsia="en-SG"/>
          </w:rPr>
          <w:tab/>
        </w:r>
        <w:r w:rsidRPr="008E7C3A">
          <w:rPr>
            <w:rStyle w:val="Hyperlink"/>
            <w:noProof/>
          </w:rPr>
          <w:t>Inspector</w:t>
        </w:r>
        <w:r>
          <w:rPr>
            <w:noProof/>
            <w:webHidden/>
          </w:rPr>
          <w:tab/>
        </w:r>
        <w:r>
          <w:rPr>
            <w:noProof/>
            <w:webHidden/>
          </w:rPr>
          <w:fldChar w:fldCharType="begin"/>
        </w:r>
        <w:r>
          <w:rPr>
            <w:noProof/>
            <w:webHidden/>
          </w:rPr>
          <w:instrText xml:space="preserve"> PAGEREF _Toc86223129 \h </w:instrText>
        </w:r>
        <w:r>
          <w:rPr>
            <w:noProof/>
            <w:webHidden/>
          </w:rPr>
        </w:r>
        <w:r>
          <w:rPr>
            <w:noProof/>
            <w:webHidden/>
          </w:rPr>
          <w:fldChar w:fldCharType="separate"/>
        </w:r>
        <w:r>
          <w:rPr>
            <w:noProof/>
            <w:webHidden/>
          </w:rPr>
          <w:t>19</w:t>
        </w:r>
        <w:r>
          <w:rPr>
            <w:noProof/>
            <w:webHidden/>
          </w:rPr>
          <w:fldChar w:fldCharType="end"/>
        </w:r>
      </w:hyperlink>
    </w:p>
    <w:p w14:paraId="1919618A" w14:textId="77777777" w:rsidR="0077288F" w:rsidRDefault="0077288F">
      <w:pPr>
        <w:pStyle w:val="TOC2"/>
        <w:rPr>
          <w:b w:val="0"/>
          <w:bCs w:val="0"/>
          <w:noProof/>
          <w:sz w:val="22"/>
          <w:lang w:eastAsia="en-SG"/>
        </w:rPr>
      </w:pPr>
      <w:hyperlink w:anchor="_Toc86223130" w:history="1">
        <w:r w:rsidRPr="008E7C3A">
          <w:rPr>
            <w:rStyle w:val="Hyperlink"/>
            <w:noProof/>
            <w:lang w:val="en-US"/>
          </w:rPr>
          <w:t>D.</w:t>
        </w:r>
        <w:r>
          <w:rPr>
            <w:b w:val="0"/>
            <w:bCs w:val="0"/>
            <w:noProof/>
            <w:sz w:val="22"/>
            <w:lang w:eastAsia="en-SG"/>
          </w:rPr>
          <w:tab/>
        </w:r>
        <w:r w:rsidRPr="008E7C3A">
          <w:rPr>
            <w:rStyle w:val="Hyperlink"/>
            <w:noProof/>
            <w:lang w:val="en-US"/>
          </w:rPr>
          <w:t>Toolbox, Content Manager and Registers</w:t>
        </w:r>
        <w:r>
          <w:rPr>
            <w:noProof/>
            <w:webHidden/>
          </w:rPr>
          <w:tab/>
        </w:r>
        <w:r>
          <w:rPr>
            <w:noProof/>
            <w:webHidden/>
          </w:rPr>
          <w:fldChar w:fldCharType="begin"/>
        </w:r>
        <w:r>
          <w:rPr>
            <w:noProof/>
            <w:webHidden/>
          </w:rPr>
          <w:instrText xml:space="preserve"> PAGEREF _Toc86223130 \h </w:instrText>
        </w:r>
        <w:r>
          <w:rPr>
            <w:noProof/>
            <w:webHidden/>
          </w:rPr>
        </w:r>
        <w:r>
          <w:rPr>
            <w:noProof/>
            <w:webHidden/>
          </w:rPr>
          <w:fldChar w:fldCharType="separate"/>
        </w:r>
        <w:r>
          <w:rPr>
            <w:noProof/>
            <w:webHidden/>
          </w:rPr>
          <w:t>21</w:t>
        </w:r>
        <w:r>
          <w:rPr>
            <w:noProof/>
            <w:webHidden/>
          </w:rPr>
          <w:fldChar w:fldCharType="end"/>
        </w:r>
      </w:hyperlink>
    </w:p>
    <w:p w14:paraId="7DBFA832" w14:textId="77777777" w:rsidR="0077288F" w:rsidRDefault="0077288F">
      <w:pPr>
        <w:pStyle w:val="TOC3"/>
        <w:tabs>
          <w:tab w:val="left" w:pos="880"/>
          <w:tab w:val="right" w:leader="dot" w:pos="9016"/>
        </w:tabs>
        <w:rPr>
          <w:i w:val="0"/>
          <w:noProof/>
          <w:szCs w:val="22"/>
          <w:lang w:eastAsia="en-SG"/>
        </w:rPr>
      </w:pPr>
      <w:hyperlink w:anchor="_Toc86223131" w:history="1">
        <w:r w:rsidRPr="008E7C3A">
          <w:rPr>
            <w:rStyle w:val="Hyperlink"/>
            <w:noProof/>
          </w:rPr>
          <w:t>1.</w:t>
        </w:r>
        <w:r>
          <w:rPr>
            <w:i w:val="0"/>
            <w:noProof/>
            <w:szCs w:val="22"/>
            <w:lang w:eastAsia="en-SG"/>
          </w:rPr>
          <w:tab/>
        </w:r>
        <w:r w:rsidRPr="008E7C3A">
          <w:rPr>
            <w:rStyle w:val="Hyperlink"/>
            <w:noProof/>
          </w:rPr>
          <w:t>Toolbox</w:t>
        </w:r>
        <w:r>
          <w:rPr>
            <w:noProof/>
            <w:webHidden/>
          </w:rPr>
          <w:tab/>
        </w:r>
        <w:r>
          <w:rPr>
            <w:noProof/>
            <w:webHidden/>
          </w:rPr>
          <w:fldChar w:fldCharType="begin"/>
        </w:r>
        <w:r>
          <w:rPr>
            <w:noProof/>
            <w:webHidden/>
          </w:rPr>
          <w:instrText xml:space="preserve"> PAGEREF _Toc86223131 \h </w:instrText>
        </w:r>
        <w:r>
          <w:rPr>
            <w:noProof/>
            <w:webHidden/>
          </w:rPr>
        </w:r>
        <w:r>
          <w:rPr>
            <w:noProof/>
            <w:webHidden/>
          </w:rPr>
          <w:fldChar w:fldCharType="separate"/>
        </w:r>
        <w:r>
          <w:rPr>
            <w:noProof/>
            <w:webHidden/>
          </w:rPr>
          <w:t>21</w:t>
        </w:r>
        <w:r>
          <w:rPr>
            <w:noProof/>
            <w:webHidden/>
          </w:rPr>
          <w:fldChar w:fldCharType="end"/>
        </w:r>
      </w:hyperlink>
    </w:p>
    <w:p w14:paraId="3CA487CA" w14:textId="77777777" w:rsidR="0077288F" w:rsidRDefault="0077288F">
      <w:pPr>
        <w:pStyle w:val="TOC3"/>
        <w:tabs>
          <w:tab w:val="left" w:pos="880"/>
          <w:tab w:val="right" w:leader="dot" w:pos="9016"/>
        </w:tabs>
        <w:rPr>
          <w:i w:val="0"/>
          <w:noProof/>
          <w:szCs w:val="22"/>
          <w:lang w:eastAsia="en-SG"/>
        </w:rPr>
      </w:pPr>
      <w:hyperlink w:anchor="_Toc86223132" w:history="1">
        <w:r w:rsidRPr="008E7C3A">
          <w:rPr>
            <w:rStyle w:val="Hyperlink"/>
            <w:noProof/>
          </w:rPr>
          <w:t>2.</w:t>
        </w:r>
        <w:r>
          <w:rPr>
            <w:i w:val="0"/>
            <w:noProof/>
            <w:szCs w:val="22"/>
            <w:lang w:eastAsia="en-SG"/>
          </w:rPr>
          <w:tab/>
        </w:r>
        <w:r w:rsidRPr="008E7C3A">
          <w:rPr>
            <w:rStyle w:val="Hyperlink"/>
            <w:noProof/>
          </w:rPr>
          <w:t>Registers</w:t>
        </w:r>
        <w:r>
          <w:rPr>
            <w:noProof/>
            <w:webHidden/>
          </w:rPr>
          <w:tab/>
        </w:r>
        <w:r>
          <w:rPr>
            <w:noProof/>
            <w:webHidden/>
          </w:rPr>
          <w:fldChar w:fldCharType="begin"/>
        </w:r>
        <w:r>
          <w:rPr>
            <w:noProof/>
            <w:webHidden/>
          </w:rPr>
          <w:instrText xml:space="preserve"> PAGEREF _Toc86223132 \h </w:instrText>
        </w:r>
        <w:r>
          <w:rPr>
            <w:noProof/>
            <w:webHidden/>
          </w:rPr>
        </w:r>
        <w:r>
          <w:rPr>
            <w:noProof/>
            <w:webHidden/>
          </w:rPr>
          <w:fldChar w:fldCharType="separate"/>
        </w:r>
        <w:r>
          <w:rPr>
            <w:noProof/>
            <w:webHidden/>
          </w:rPr>
          <w:t>26</w:t>
        </w:r>
        <w:r>
          <w:rPr>
            <w:noProof/>
            <w:webHidden/>
          </w:rPr>
          <w:fldChar w:fldCharType="end"/>
        </w:r>
      </w:hyperlink>
    </w:p>
    <w:p w14:paraId="0EFA3384" w14:textId="77777777" w:rsidR="0077288F" w:rsidRDefault="0077288F">
      <w:pPr>
        <w:pStyle w:val="TOC3"/>
        <w:tabs>
          <w:tab w:val="left" w:pos="880"/>
          <w:tab w:val="right" w:leader="dot" w:pos="9016"/>
        </w:tabs>
        <w:rPr>
          <w:i w:val="0"/>
          <w:noProof/>
          <w:szCs w:val="22"/>
          <w:lang w:eastAsia="en-SG"/>
        </w:rPr>
      </w:pPr>
      <w:hyperlink w:anchor="_Toc86223133" w:history="1">
        <w:r w:rsidRPr="008E7C3A">
          <w:rPr>
            <w:rStyle w:val="Hyperlink"/>
            <w:noProof/>
          </w:rPr>
          <w:t>3.</w:t>
        </w:r>
        <w:r>
          <w:rPr>
            <w:i w:val="0"/>
            <w:noProof/>
            <w:szCs w:val="22"/>
            <w:lang w:eastAsia="en-SG"/>
          </w:rPr>
          <w:tab/>
        </w:r>
        <w:r w:rsidRPr="008E7C3A">
          <w:rPr>
            <w:rStyle w:val="Hyperlink"/>
            <w:noProof/>
          </w:rPr>
          <w:t>Content Manager</w:t>
        </w:r>
        <w:r>
          <w:rPr>
            <w:noProof/>
            <w:webHidden/>
          </w:rPr>
          <w:tab/>
        </w:r>
        <w:r>
          <w:rPr>
            <w:noProof/>
            <w:webHidden/>
          </w:rPr>
          <w:fldChar w:fldCharType="begin"/>
        </w:r>
        <w:r>
          <w:rPr>
            <w:noProof/>
            <w:webHidden/>
          </w:rPr>
          <w:instrText xml:space="preserve"> PAGEREF _Toc86223133 \h </w:instrText>
        </w:r>
        <w:r>
          <w:rPr>
            <w:noProof/>
            <w:webHidden/>
          </w:rPr>
        </w:r>
        <w:r>
          <w:rPr>
            <w:noProof/>
            <w:webHidden/>
          </w:rPr>
          <w:fldChar w:fldCharType="separate"/>
        </w:r>
        <w:r>
          <w:rPr>
            <w:noProof/>
            <w:webHidden/>
          </w:rPr>
          <w:t>27</w:t>
        </w:r>
        <w:r>
          <w:rPr>
            <w:noProof/>
            <w:webHidden/>
          </w:rPr>
          <w:fldChar w:fldCharType="end"/>
        </w:r>
      </w:hyperlink>
    </w:p>
    <w:p w14:paraId="2F970E58" w14:textId="77777777" w:rsidR="0077288F" w:rsidRDefault="0077288F">
      <w:pPr>
        <w:pStyle w:val="TOC2"/>
        <w:rPr>
          <w:b w:val="0"/>
          <w:bCs w:val="0"/>
          <w:noProof/>
          <w:sz w:val="22"/>
          <w:lang w:eastAsia="en-SG"/>
        </w:rPr>
      </w:pPr>
      <w:hyperlink w:anchor="_Toc86223134" w:history="1">
        <w:r w:rsidRPr="008E7C3A">
          <w:rPr>
            <w:rStyle w:val="Hyperlink"/>
            <w:noProof/>
            <w:lang w:val="en-US"/>
          </w:rPr>
          <w:t>E.</w:t>
        </w:r>
        <w:r>
          <w:rPr>
            <w:b w:val="0"/>
            <w:bCs w:val="0"/>
            <w:noProof/>
            <w:sz w:val="22"/>
            <w:lang w:eastAsia="en-SG"/>
          </w:rPr>
          <w:tab/>
        </w:r>
        <w:r w:rsidRPr="008E7C3A">
          <w:rPr>
            <w:rStyle w:val="Hyperlink"/>
            <w:noProof/>
            <w:lang w:val="en-US"/>
          </w:rPr>
          <w:t>Devices, Controls and Properties</w:t>
        </w:r>
        <w:r>
          <w:rPr>
            <w:noProof/>
            <w:webHidden/>
          </w:rPr>
          <w:tab/>
        </w:r>
        <w:r>
          <w:rPr>
            <w:noProof/>
            <w:webHidden/>
          </w:rPr>
          <w:fldChar w:fldCharType="begin"/>
        </w:r>
        <w:r>
          <w:rPr>
            <w:noProof/>
            <w:webHidden/>
          </w:rPr>
          <w:instrText xml:space="preserve"> PAGEREF _Toc86223134 \h </w:instrText>
        </w:r>
        <w:r>
          <w:rPr>
            <w:noProof/>
            <w:webHidden/>
          </w:rPr>
        </w:r>
        <w:r>
          <w:rPr>
            <w:noProof/>
            <w:webHidden/>
          </w:rPr>
          <w:fldChar w:fldCharType="separate"/>
        </w:r>
        <w:r>
          <w:rPr>
            <w:noProof/>
            <w:webHidden/>
          </w:rPr>
          <w:t>31</w:t>
        </w:r>
        <w:r>
          <w:rPr>
            <w:noProof/>
            <w:webHidden/>
          </w:rPr>
          <w:fldChar w:fldCharType="end"/>
        </w:r>
      </w:hyperlink>
    </w:p>
    <w:p w14:paraId="510E1312" w14:textId="77777777" w:rsidR="0077288F" w:rsidRDefault="0077288F">
      <w:pPr>
        <w:pStyle w:val="TOC3"/>
        <w:tabs>
          <w:tab w:val="left" w:pos="880"/>
          <w:tab w:val="right" w:leader="dot" w:pos="9016"/>
        </w:tabs>
        <w:rPr>
          <w:i w:val="0"/>
          <w:noProof/>
          <w:szCs w:val="22"/>
          <w:lang w:eastAsia="en-SG"/>
        </w:rPr>
      </w:pPr>
      <w:hyperlink w:anchor="_Toc86223135" w:history="1">
        <w:r w:rsidRPr="008E7C3A">
          <w:rPr>
            <w:rStyle w:val="Hyperlink"/>
            <w:noProof/>
          </w:rPr>
          <w:t>1.</w:t>
        </w:r>
        <w:r>
          <w:rPr>
            <w:i w:val="0"/>
            <w:noProof/>
            <w:szCs w:val="22"/>
            <w:lang w:eastAsia="en-SG"/>
          </w:rPr>
          <w:tab/>
        </w:r>
        <w:r w:rsidRPr="008E7C3A">
          <w:rPr>
            <w:rStyle w:val="Hyperlink"/>
            <w:noProof/>
          </w:rPr>
          <w:t>Device Manager</w:t>
        </w:r>
        <w:r>
          <w:rPr>
            <w:noProof/>
            <w:webHidden/>
          </w:rPr>
          <w:tab/>
        </w:r>
        <w:r>
          <w:rPr>
            <w:noProof/>
            <w:webHidden/>
          </w:rPr>
          <w:fldChar w:fldCharType="begin"/>
        </w:r>
        <w:r>
          <w:rPr>
            <w:noProof/>
            <w:webHidden/>
          </w:rPr>
          <w:instrText xml:space="preserve"> PAGEREF _Toc86223135 \h </w:instrText>
        </w:r>
        <w:r>
          <w:rPr>
            <w:noProof/>
            <w:webHidden/>
          </w:rPr>
        </w:r>
        <w:r>
          <w:rPr>
            <w:noProof/>
            <w:webHidden/>
          </w:rPr>
          <w:fldChar w:fldCharType="separate"/>
        </w:r>
        <w:r>
          <w:rPr>
            <w:noProof/>
            <w:webHidden/>
          </w:rPr>
          <w:t>31</w:t>
        </w:r>
        <w:r>
          <w:rPr>
            <w:noProof/>
            <w:webHidden/>
          </w:rPr>
          <w:fldChar w:fldCharType="end"/>
        </w:r>
      </w:hyperlink>
    </w:p>
    <w:p w14:paraId="23FE6FDC" w14:textId="77777777" w:rsidR="0077288F" w:rsidRDefault="0077288F">
      <w:pPr>
        <w:pStyle w:val="TOC3"/>
        <w:tabs>
          <w:tab w:val="left" w:pos="880"/>
          <w:tab w:val="right" w:leader="dot" w:pos="9016"/>
        </w:tabs>
        <w:rPr>
          <w:i w:val="0"/>
          <w:noProof/>
          <w:szCs w:val="22"/>
          <w:lang w:eastAsia="en-SG"/>
        </w:rPr>
      </w:pPr>
      <w:hyperlink w:anchor="_Toc86223136" w:history="1">
        <w:r w:rsidRPr="008E7C3A">
          <w:rPr>
            <w:rStyle w:val="Hyperlink"/>
            <w:noProof/>
          </w:rPr>
          <w:t>2.</w:t>
        </w:r>
        <w:r>
          <w:rPr>
            <w:i w:val="0"/>
            <w:noProof/>
            <w:szCs w:val="22"/>
            <w:lang w:eastAsia="en-SG"/>
          </w:rPr>
          <w:tab/>
        </w:r>
        <w:r w:rsidRPr="008E7C3A">
          <w:rPr>
            <w:rStyle w:val="Hyperlink"/>
            <w:noProof/>
          </w:rPr>
          <w:t>Controls</w:t>
        </w:r>
        <w:r>
          <w:rPr>
            <w:noProof/>
            <w:webHidden/>
          </w:rPr>
          <w:tab/>
        </w:r>
        <w:r>
          <w:rPr>
            <w:noProof/>
            <w:webHidden/>
          </w:rPr>
          <w:fldChar w:fldCharType="begin"/>
        </w:r>
        <w:r>
          <w:rPr>
            <w:noProof/>
            <w:webHidden/>
          </w:rPr>
          <w:instrText xml:space="preserve"> PAGEREF _Toc86223136 \h </w:instrText>
        </w:r>
        <w:r>
          <w:rPr>
            <w:noProof/>
            <w:webHidden/>
          </w:rPr>
        </w:r>
        <w:r>
          <w:rPr>
            <w:noProof/>
            <w:webHidden/>
          </w:rPr>
          <w:fldChar w:fldCharType="separate"/>
        </w:r>
        <w:r>
          <w:rPr>
            <w:noProof/>
            <w:webHidden/>
          </w:rPr>
          <w:t>32</w:t>
        </w:r>
        <w:r>
          <w:rPr>
            <w:noProof/>
            <w:webHidden/>
          </w:rPr>
          <w:fldChar w:fldCharType="end"/>
        </w:r>
      </w:hyperlink>
    </w:p>
    <w:p w14:paraId="731607FC" w14:textId="77777777" w:rsidR="0077288F" w:rsidRDefault="0077288F">
      <w:pPr>
        <w:pStyle w:val="TOC3"/>
        <w:tabs>
          <w:tab w:val="left" w:pos="880"/>
          <w:tab w:val="right" w:leader="dot" w:pos="9016"/>
        </w:tabs>
        <w:rPr>
          <w:i w:val="0"/>
          <w:noProof/>
          <w:szCs w:val="22"/>
          <w:lang w:eastAsia="en-SG"/>
        </w:rPr>
      </w:pPr>
      <w:hyperlink w:anchor="_Toc86223137" w:history="1">
        <w:r w:rsidRPr="008E7C3A">
          <w:rPr>
            <w:rStyle w:val="Hyperlink"/>
            <w:noProof/>
          </w:rPr>
          <w:t>3.</w:t>
        </w:r>
        <w:r>
          <w:rPr>
            <w:i w:val="0"/>
            <w:noProof/>
            <w:szCs w:val="22"/>
            <w:lang w:eastAsia="en-SG"/>
          </w:rPr>
          <w:tab/>
        </w:r>
        <w:r w:rsidRPr="008E7C3A">
          <w:rPr>
            <w:rStyle w:val="Hyperlink"/>
            <w:noProof/>
          </w:rPr>
          <w:t>Properties</w:t>
        </w:r>
        <w:r>
          <w:rPr>
            <w:noProof/>
            <w:webHidden/>
          </w:rPr>
          <w:tab/>
        </w:r>
        <w:r>
          <w:rPr>
            <w:noProof/>
            <w:webHidden/>
          </w:rPr>
          <w:fldChar w:fldCharType="begin"/>
        </w:r>
        <w:r>
          <w:rPr>
            <w:noProof/>
            <w:webHidden/>
          </w:rPr>
          <w:instrText xml:space="preserve"> PAGEREF _Toc86223137 \h </w:instrText>
        </w:r>
        <w:r>
          <w:rPr>
            <w:noProof/>
            <w:webHidden/>
          </w:rPr>
        </w:r>
        <w:r>
          <w:rPr>
            <w:noProof/>
            <w:webHidden/>
          </w:rPr>
          <w:fldChar w:fldCharType="separate"/>
        </w:r>
        <w:r>
          <w:rPr>
            <w:noProof/>
            <w:webHidden/>
          </w:rPr>
          <w:t>33</w:t>
        </w:r>
        <w:r>
          <w:rPr>
            <w:noProof/>
            <w:webHidden/>
          </w:rPr>
          <w:fldChar w:fldCharType="end"/>
        </w:r>
      </w:hyperlink>
    </w:p>
    <w:p w14:paraId="2F3D502D" w14:textId="77777777" w:rsidR="0077288F" w:rsidRDefault="0077288F">
      <w:pPr>
        <w:pStyle w:val="TOC2"/>
        <w:rPr>
          <w:b w:val="0"/>
          <w:bCs w:val="0"/>
          <w:noProof/>
          <w:sz w:val="22"/>
          <w:lang w:eastAsia="en-SG"/>
        </w:rPr>
      </w:pPr>
      <w:hyperlink w:anchor="_Toc86223138" w:history="1">
        <w:r w:rsidRPr="008E7C3A">
          <w:rPr>
            <w:rStyle w:val="Hyperlink"/>
            <w:noProof/>
            <w:lang w:val="en-US"/>
          </w:rPr>
          <w:t>F.</w:t>
        </w:r>
        <w:r>
          <w:rPr>
            <w:b w:val="0"/>
            <w:bCs w:val="0"/>
            <w:noProof/>
            <w:sz w:val="22"/>
            <w:lang w:eastAsia="en-SG"/>
          </w:rPr>
          <w:tab/>
        </w:r>
        <w:r w:rsidRPr="008E7C3A">
          <w:rPr>
            <w:rStyle w:val="Hyperlink"/>
            <w:noProof/>
            <w:lang w:val="en-US"/>
          </w:rPr>
          <w:t>View Port</w:t>
        </w:r>
        <w:r>
          <w:rPr>
            <w:noProof/>
            <w:webHidden/>
          </w:rPr>
          <w:tab/>
        </w:r>
        <w:r>
          <w:rPr>
            <w:noProof/>
            <w:webHidden/>
          </w:rPr>
          <w:fldChar w:fldCharType="begin"/>
        </w:r>
        <w:r>
          <w:rPr>
            <w:noProof/>
            <w:webHidden/>
          </w:rPr>
          <w:instrText xml:space="preserve"> PAGEREF _Toc86223138 \h </w:instrText>
        </w:r>
        <w:r>
          <w:rPr>
            <w:noProof/>
            <w:webHidden/>
          </w:rPr>
        </w:r>
        <w:r>
          <w:rPr>
            <w:noProof/>
            <w:webHidden/>
          </w:rPr>
          <w:fldChar w:fldCharType="separate"/>
        </w:r>
        <w:r>
          <w:rPr>
            <w:noProof/>
            <w:webHidden/>
          </w:rPr>
          <w:t>34</w:t>
        </w:r>
        <w:r>
          <w:rPr>
            <w:noProof/>
            <w:webHidden/>
          </w:rPr>
          <w:fldChar w:fldCharType="end"/>
        </w:r>
      </w:hyperlink>
    </w:p>
    <w:p w14:paraId="5E398B1D" w14:textId="77777777" w:rsidR="0077288F" w:rsidRDefault="0077288F">
      <w:pPr>
        <w:pStyle w:val="TOC2"/>
        <w:rPr>
          <w:b w:val="0"/>
          <w:bCs w:val="0"/>
          <w:noProof/>
          <w:sz w:val="22"/>
          <w:lang w:eastAsia="en-SG"/>
        </w:rPr>
      </w:pPr>
      <w:hyperlink w:anchor="_Toc86223139" w:history="1">
        <w:r w:rsidRPr="008E7C3A">
          <w:rPr>
            <w:rStyle w:val="Hyperlink"/>
            <w:noProof/>
            <w:lang w:val="en-US"/>
          </w:rPr>
          <w:t>G.</w:t>
        </w:r>
        <w:r>
          <w:rPr>
            <w:b w:val="0"/>
            <w:bCs w:val="0"/>
            <w:noProof/>
            <w:sz w:val="22"/>
            <w:lang w:eastAsia="en-SG"/>
          </w:rPr>
          <w:tab/>
        </w:r>
        <w:r w:rsidRPr="008E7C3A">
          <w:rPr>
            <w:rStyle w:val="Hyperlink"/>
            <w:noProof/>
            <w:lang w:val="en-US"/>
          </w:rPr>
          <w:t>Navigator</w:t>
        </w:r>
        <w:r>
          <w:rPr>
            <w:noProof/>
            <w:webHidden/>
          </w:rPr>
          <w:tab/>
        </w:r>
        <w:r>
          <w:rPr>
            <w:noProof/>
            <w:webHidden/>
          </w:rPr>
          <w:fldChar w:fldCharType="begin"/>
        </w:r>
        <w:r>
          <w:rPr>
            <w:noProof/>
            <w:webHidden/>
          </w:rPr>
          <w:instrText xml:space="preserve"> PAGEREF _Toc86223139 \h </w:instrText>
        </w:r>
        <w:r>
          <w:rPr>
            <w:noProof/>
            <w:webHidden/>
          </w:rPr>
        </w:r>
        <w:r>
          <w:rPr>
            <w:noProof/>
            <w:webHidden/>
          </w:rPr>
          <w:fldChar w:fldCharType="separate"/>
        </w:r>
        <w:r>
          <w:rPr>
            <w:noProof/>
            <w:webHidden/>
          </w:rPr>
          <w:t>34</w:t>
        </w:r>
        <w:r>
          <w:rPr>
            <w:noProof/>
            <w:webHidden/>
          </w:rPr>
          <w:fldChar w:fldCharType="end"/>
        </w:r>
      </w:hyperlink>
    </w:p>
    <w:p w14:paraId="609ABD49" w14:textId="77777777" w:rsidR="0077288F" w:rsidRDefault="0077288F">
      <w:pPr>
        <w:pStyle w:val="TOC2"/>
        <w:rPr>
          <w:b w:val="0"/>
          <w:bCs w:val="0"/>
          <w:noProof/>
          <w:sz w:val="22"/>
          <w:lang w:eastAsia="en-SG"/>
        </w:rPr>
      </w:pPr>
      <w:hyperlink w:anchor="_Toc86223140" w:history="1">
        <w:r w:rsidRPr="008E7C3A">
          <w:rPr>
            <w:rStyle w:val="Hyperlink"/>
            <w:noProof/>
            <w:lang w:val="en-US"/>
          </w:rPr>
          <w:t>H.</w:t>
        </w:r>
        <w:r>
          <w:rPr>
            <w:b w:val="0"/>
            <w:bCs w:val="0"/>
            <w:noProof/>
            <w:sz w:val="22"/>
            <w:lang w:eastAsia="en-SG"/>
          </w:rPr>
          <w:tab/>
        </w:r>
        <w:r w:rsidRPr="008E7C3A">
          <w:rPr>
            <w:rStyle w:val="Hyperlink"/>
            <w:noProof/>
            <w:lang w:val="en-US"/>
          </w:rPr>
          <w:t>Project settings</w:t>
        </w:r>
        <w:r>
          <w:rPr>
            <w:noProof/>
            <w:webHidden/>
          </w:rPr>
          <w:tab/>
        </w:r>
        <w:r>
          <w:rPr>
            <w:noProof/>
            <w:webHidden/>
          </w:rPr>
          <w:fldChar w:fldCharType="begin"/>
        </w:r>
        <w:r>
          <w:rPr>
            <w:noProof/>
            <w:webHidden/>
          </w:rPr>
          <w:instrText xml:space="preserve"> PAGEREF _Toc86223140 \h </w:instrText>
        </w:r>
        <w:r>
          <w:rPr>
            <w:noProof/>
            <w:webHidden/>
          </w:rPr>
        </w:r>
        <w:r>
          <w:rPr>
            <w:noProof/>
            <w:webHidden/>
          </w:rPr>
          <w:fldChar w:fldCharType="separate"/>
        </w:r>
        <w:r>
          <w:rPr>
            <w:noProof/>
            <w:webHidden/>
          </w:rPr>
          <w:t>35</w:t>
        </w:r>
        <w:r>
          <w:rPr>
            <w:noProof/>
            <w:webHidden/>
          </w:rPr>
          <w:fldChar w:fldCharType="end"/>
        </w:r>
      </w:hyperlink>
    </w:p>
    <w:p w14:paraId="2B5C8CFC" w14:textId="77777777" w:rsidR="0077288F" w:rsidRDefault="0077288F">
      <w:pPr>
        <w:pStyle w:val="TOC2"/>
        <w:rPr>
          <w:b w:val="0"/>
          <w:bCs w:val="0"/>
          <w:noProof/>
          <w:sz w:val="22"/>
          <w:lang w:eastAsia="en-SG"/>
        </w:rPr>
      </w:pPr>
      <w:hyperlink w:anchor="_Toc86223141" w:history="1">
        <w:r w:rsidRPr="008E7C3A">
          <w:rPr>
            <w:rStyle w:val="Hyperlink"/>
            <w:noProof/>
          </w:rPr>
          <w:t>I.</w:t>
        </w:r>
        <w:r>
          <w:rPr>
            <w:b w:val="0"/>
            <w:bCs w:val="0"/>
            <w:noProof/>
            <w:sz w:val="22"/>
            <w:lang w:eastAsia="en-SG"/>
          </w:rPr>
          <w:tab/>
        </w:r>
        <w:r w:rsidRPr="008E7C3A">
          <w:rPr>
            <w:rStyle w:val="Hyperlink"/>
            <w:noProof/>
          </w:rPr>
          <w:t>Keyboard Shortcuts</w:t>
        </w:r>
        <w:r>
          <w:rPr>
            <w:noProof/>
            <w:webHidden/>
          </w:rPr>
          <w:tab/>
        </w:r>
        <w:r>
          <w:rPr>
            <w:noProof/>
            <w:webHidden/>
          </w:rPr>
          <w:fldChar w:fldCharType="begin"/>
        </w:r>
        <w:r>
          <w:rPr>
            <w:noProof/>
            <w:webHidden/>
          </w:rPr>
          <w:instrText xml:space="preserve"> PAGEREF _Toc86223141 \h </w:instrText>
        </w:r>
        <w:r>
          <w:rPr>
            <w:noProof/>
            <w:webHidden/>
          </w:rPr>
        </w:r>
        <w:r>
          <w:rPr>
            <w:noProof/>
            <w:webHidden/>
          </w:rPr>
          <w:fldChar w:fldCharType="separate"/>
        </w:r>
        <w:r>
          <w:rPr>
            <w:noProof/>
            <w:webHidden/>
          </w:rPr>
          <w:t>38</w:t>
        </w:r>
        <w:r>
          <w:rPr>
            <w:noProof/>
            <w:webHidden/>
          </w:rPr>
          <w:fldChar w:fldCharType="end"/>
        </w:r>
      </w:hyperlink>
    </w:p>
    <w:p w14:paraId="189975DE" w14:textId="77777777" w:rsidR="0077288F" w:rsidRDefault="0077288F">
      <w:pPr>
        <w:pStyle w:val="TOC1"/>
        <w:rPr>
          <w:b w:val="0"/>
          <w:bCs w:val="0"/>
          <w:iCs w:val="0"/>
          <w:noProof/>
          <w:color w:val="auto"/>
          <w:sz w:val="22"/>
          <w:szCs w:val="22"/>
          <w:lang w:eastAsia="en-SG"/>
        </w:rPr>
      </w:pPr>
      <w:hyperlink w:anchor="_Toc86223142" w:history="1">
        <w:r w:rsidRPr="008E7C3A">
          <w:rPr>
            <w:rStyle w:val="Hyperlink"/>
            <w:noProof/>
            <w:lang w:val="en-US"/>
            <w14:scene3d>
              <w14:camera w14:prst="orthographicFront"/>
              <w14:lightRig w14:rig="threePt" w14:dir="t">
                <w14:rot w14:lat="0" w14:lon="0" w14:rev="0"/>
              </w14:lightRig>
            </w14:scene3d>
          </w:rPr>
          <w:t>V.</w:t>
        </w:r>
        <w:r>
          <w:rPr>
            <w:b w:val="0"/>
            <w:bCs w:val="0"/>
            <w:iCs w:val="0"/>
            <w:noProof/>
            <w:color w:val="auto"/>
            <w:sz w:val="22"/>
            <w:szCs w:val="22"/>
            <w:lang w:eastAsia="en-SG"/>
          </w:rPr>
          <w:tab/>
        </w:r>
        <w:r w:rsidRPr="008E7C3A">
          <w:rPr>
            <w:rStyle w:val="Hyperlink"/>
            <w:noProof/>
            <w:lang w:val="en-US"/>
          </w:rPr>
          <w:t>Quick Start Tutorials</w:t>
        </w:r>
        <w:r>
          <w:rPr>
            <w:noProof/>
            <w:webHidden/>
          </w:rPr>
          <w:tab/>
        </w:r>
        <w:r>
          <w:rPr>
            <w:noProof/>
            <w:webHidden/>
          </w:rPr>
          <w:fldChar w:fldCharType="begin"/>
        </w:r>
        <w:r>
          <w:rPr>
            <w:noProof/>
            <w:webHidden/>
          </w:rPr>
          <w:instrText xml:space="preserve"> PAGEREF _Toc86223142 \h </w:instrText>
        </w:r>
        <w:r>
          <w:rPr>
            <w:noProof/>
            <w:webHidden/>
          </w:rPr>
        </w:r>
        <w:r>
          <w:rPr>
            <w:noProof/>
            <w:webHidden/>
          </w:rPr>
          <w:fldChar w:fldCharType="separate"/>
        </w:r>
        <w:r>
          <w:rPr>
            <w:noProof/>
            <w:webHidden/>
          </w:rPr>
          <w:t>39</w:t>
        </w:r>
        <w:r>
          <w:rPr>
            <w:noProof/>
            <w:webHidden/>
          </w:rPr>
          <w:fldChar w:fldCharType="end"/>
        </w:r>
      </w:hyperlink>
    </w:p>
    <w:p w14:paraId="524B82B7" w14:textId="77777777" w:rsidR="0077288F" w:rsidRDefault="0077288F">
      <w:pPr>
        <w:pStyle w:val="TOC2"/>
        <w:rPr>
          <w:b w:val="0"/>
          <w:bCs w:val="0"/>
          <w:noProof/>
          <w:sz w:val="22"/>
          <w:lang w:eastAsia="en-SG"/>
        </w:rPr>
      </w:pPr>
      <w:hyperlink w:anchor="_Toc86223143" w:history="1">
        <w:r w:rsidRPr="008E7C3A">
          <w:rPr>
            <w:rStyle w:val="Hyperlink"/>
            <w:noProof/>
            <w:lang w:val="en-US"/>
          </w:rPr>
          <w:t>A.</w:t>
        </w:r>
        <w:r>
          <w:rPr>
            <w:b w:val="0"/>
            <w:bCs w:val="0"/>
            <w:noProof/>
            <w:sz w:val="22"/>
            <w:lang w:eastAsia="en-SG"/>
          </w:rPr>
          <w:tab/>
        </w:r>
        <w:r w:rsidRPr="008E7C3A">
          <w:rPr>
            <w:rStyle w:val="Hyperlink"/>
            <w:noProof/>
            <w:lang w:val="en-US"/>
          </w:rPr>
          <w:t>Capture Display List</w:t>
        </w:r>
        <w:r>
          <w:rPr>
            <w:noProof/>
            <w:webHidden/>
          </w:rPr>
          <w:tab/>
        </w:r>
        <w:r>
          <w:rPr>
            <w:noProof/>
            <w:webHidden/>
          </w:rPr>
          <w:fldChar w:fldCharType="begin"/>
        </w:r>
        <w:r>
          <w:rPr>
            <w:noProof/>
            <w:webHidden/>
          </w:rPr>
          <w:instrText xml:space="preserve"> PAGEREF _Toc86223143 \h </w:instrText>
        </w:r>
        <w:r>
          <w:rPr>
            <w:noProof/>
            <w:webHidden/>
          </w:rPr>
        </w:r>
        <w:r>
          <w:rPr>
            <w:noProof/>
            <w:webHidden/>
          </w:rPr>
          <w:fldChar w:fldCharType="separate"/>
        </w:r>
        <w:r>
          <w:rPr>
            <w:noProof/>
            <w:webHidden/>
          </w:rPr>
          <w:t>39</w:t>
        </w:r>
        <w:r>
          <w:rPr>
            <w:noProof/>
            <w:webHidden/>
          </w:rPr>
          <w:fldChar w:fldCharType="end"/>
        </w:r>
      </w:hyperlink>
    </w:p>
    <w:p w14:paraId="35E281BE" w14:textId="77777777" w:rsidR="0077288F" w:rsidRDefault="0077288F">
      <w:pPr>
        <w:pStyle w:val="TOC2"/>
        <w:rPr>
          <w:b w:val="0"/>
          <w:bCs w:val="0"/>
          <w:noProof/>
          <w:sz w:val="22"/>
          <w:lang w:eastAsia="en-SG"/>
        </w:rPr>
      </w:pPr>
      <w:hyperlink w:anchor="_Toc86223144" w:history="1">
        <w:r w:rsidRPr="008E7C3A">
          <w:rPr>
            <w:rStyle w:val="Hyperlink"/>
            <w:noProof/>
            <w:lang w:val="en-US"/>
          </w:rPr>
          <w:t>B.</w:t>
        </w:r>
        <w:r>
          <w:rPr>
            <w:b w:val="0"/>
            <w:bCs w:val="0"/>
            <w:noProof/>
            <w:sz w:val="22"/>
            <w:lang w:eastAsia="en-SG"/>
          </w:rPr>
          <w:tab/>
        </w:r>
        <w:r w:rsidRPr="008E7C3A">
          <w:rPr>
            <w:rStyle w:val="Hyperlink"/>
            <w:noProof/>
            <w:lang w:val="en-US"/>
          </w:rPr>
          <w:t>Change the color</w:t>
        </w:r>
        <w:r>
          <w:rPr>
            <w:noProof/>
            <w:webHidden/>
          </w:rPr>
          <w:tab/>
        </w:r>
        <w:r>
          <w:rPr>
            <w:noProof/>
            <w:webHidden/>
          </w:rPr>
          <w:fldChar w:fldCharType="begin"/>
        </w:r>
        <w:r>
          <w:rPr>
            <w:noProof/>
            <w:webHidden/>
          </w:rPr>
          <w:instrText xml:space="preserve"> PAGEREF _Toc86223144 \h </w:instrText>
        </w:r>
        <w:r>
          <w:rPr>
            <w:noProof/>
            <w:webHidden/>
          </w:rPr>
        </w:r>
        <w:r>
          <w:rPr>
            <w:noProof/>
            <w:webHidden/>
          </w:rPr>
          <w:fldChar w:fldCharType="separate"/>
        </w:r>
        <w:r>
          <w:rPr>
            <w:noProof/>
            <w:webHidden/>
          </w:rPr>
          <w:t>39</w:t>
        </w:r>
        <w:r>
          <w:rPr>
            <w:noProof/>
            <w:webHidden/>
          </w:rPr>
          <w:fldChar w:fldCharType="end"/>
        </w:r>
      </w:hyperlink>
    </w:p>
    <w:p w14:paraId="4D983901" w14:textId="77777777" w:rsidR="0077288F" w:rsidRDefault="0077288F">
      <w:pPr>
        <w:pStyle w:val="TOC2"/>
        <w:rPr>
          <w:b w:val="0"/>
          <w:bCs w:val="0"/>
          <w:noProof/>
          <w:sz w:val="22"/>
          <w:lang w:eastAsia="en-SG"/>
        </w:rPr>
      </w:pPr>
      <w:hyperlink w:anchor="_Toc86223145" w:history="1">
        <w:r w:rsidRPr="008E7C3A">
          <w:rPr>
            <w:rStyle w:val="Hyperlink"/>
            <w:noProof/>
            <w:lang w:val="en-US"/>
          </w:rPr>
          <w:t>C.</w:t>
        </w:r>
        <w:r>
          <w:rPr>
            <w:b w:val="0"/>
            <w:bCs w:val="0"/>
            <w:noProof/>
            <w:sz w:val="22"/>
            <w:lang w:eastAsia="en-SG"/>
          </w:rPr>
          <w:tab/>
        </w:r>
        <w:r w:rsidRPr="008E7C3A">
          <w:rPr>
            <w:rStyle w:val="Hyperlink"/>
            <w:noProof/>
            <w:lang w:val="en-US"/>
          </w:rPr>
          <w:t>Import the content</w:t>
        </w:r>
        <w:r>
          <w:rPr>
            <w:noProof/>
            <w:webHidden/>
          </w:rPr>
          <w:tab/>
        </w:r>
        <w:r>
          <w:rPr>
            <w:noProof/>
            <w:webHidden/>
          </w:rPr>
          <w:fldChar w:fldCharType="begin"/>
        </w:r>
        <w:r>
          <w:rPr>
            <w:noProof/>
            <w:webHidden/>
          </w:rPr>
          <w:instrText xml:space="preserve"> PAGEREF _Toc86223145 \h </w:instrText>
        </w:r>
        <w:r>
          <w:rPr>
            <w:noProof/>
            <w:webHidden/>
          </w:rPr>
        </w:r>
        <w:r>
          <w:rPr>
            <w:noProof/>
            <w:webHidden/>
          </w:rPr>
          <w:fldChar w:fldCharType="separate"/>
        </w:r>
        <w:r>
          <w:rPr>
            <w:noProof/>
            <w:webHidden/>
          </w:rPr>
          <w:t>41</w:t>
        </w:r>
        <w:r>
          <w:rPr>
            <w:noProof/>
            <w:webHidden/>
          </w:rPr>
          <w:fldChar w:fldCharType="end"/>
        </w:r>
      </w:hyperlink>
    </w:p>
    <w:p w14:paraId="63CFB32D" w14:textId="77777777" w:rsidR="0077288F" w:rsidRDefault="0077288F">
      <w:pPr>
        <w:pStyle w:val="TOC2"/>
        <w:rPr>
          <w:b w:val="0"/>
          <w:bCs w:val="0"/>
          <w:noProof/>
          <w:sz w:val="22"/>
          <w:lang w:eastAsia="en-SG"/>
        </w:rPr>
      </w:pPr>
      <w:hyperlink w:anchor="_Toc86223146" w:history="1">
        <w:r w:rsidRPr="008E7C3A">
          <w:rPr>
            <w:rStyle w:val="Hyperlink"/>
            <w:noProof/>
            <w:lang w:val="en-US"/>
          </w:rPr>
          <w:t>D.</w:t>
        </w:r>
        <w:r>
          <w:rPr>
            <w:b w:val="0"/>
            <w:bCs w:val="0"/>
            <w:noProof/>
            <w:sz w:val="22"/>
            <w:lang w:eastAsia="en-SG"/>
          </w:rPr>
          <w:tab/>
        </w:r>
        <w:r w:rsidRPr="008E7C3A">
          <w:rPr>
            <w:rStyle w:val="Hyperlink"/>
            <w:noProof/>
            <w:lang w:val="en-US"/>
          </w:rPr>
          <w:t>Import the flash</w:t>
        </w:r>
        <w:r>
          <w:rPr>
            <w:noProof/>
            <w:webHidden/>
          </w:rPr>
          <w:tab/>
        </w:r>
        <w:r>
          <w:rPr>
            <w:noProof/>
            <w:webHidden/>
          </w:rPr>
          <w:fldChar w:fldCharType="begin"/>
        </w:r>
        <w:r>
          <w:rPr>
            <w:noProof/>
            <w:webHidden/>
          </w:rPr>
          <w:instrText xml:space="preserve"> PAGEREF _Toc86223146 \h </w:instrText>
        </w:r>
        <w:r>
          <w:rPr>
            <w:noProof/>
            <w:webHidden/>
          </w:rPr>
        </w:r>
        <w:r>
          <w:rPr>
            <w:noProof/>
            <w:webHidden/>
          </w:rPr>
          <w:fldChar w:fldCharType="separate"/>
        </w:r>
        <w:r>
          <w:rPr>
            <w:noProof/>
            <w:webHidden/>
          </w:rPr>
          <w:t>43</w:t>
        </w:r>
        <w:r>
          <w:rPr>
            <w:noProof/>
            <w:webHidden/>
          </w:rPr>
          <w:fldChar w:fldCharType="end"/>
        </w:r>
      </w:hyperlink>
    </w:p>
    <w:p w14:paraId="3219C10E" w14:textId="77777777" w:rsidR="0077288F" w:rsidRDefault="0077288F">
      <w:pPr>
        <w:pStyle w:val="TOC2"/>
        <w:rPr>
          <w:b w:val="0"/>
          <w:bCs w:val="0"/>
          <w:noProof/>
          <w:sz w:val="22"/>
          <w:lang w:eastAsia="en-SG"/>
        </w:rPr>
      </w:pPr>
      <w:hyperlink w:anchor="_Toc86223147" w:history="1">
        <w:r w:rsidRPr="008E7C3A">
          <w:rPr>
            <w:rStyle w:val="Hyperlink"/>
            <w:noProof/>
            <w:lang w:val="en-US"/>
          </w:rPr>
          <w:t>E.</w:t>
        </w:r>
        <w:r>
          <w:rPr>
            <w:b w:val="0"/>
            <w:bCs w:val="0"/>
            <w:noProof/>
            <w:sz w:val="22"/>
            <w:lang w:eastAsia="en-SG"/>
          </w:rPr>
          <w:tab/>
        </w:r>
        <w:r w:rsidRPr="008E7C3A">
          <w:rPr>
            <w:rStyle w:val="Hyperlink"/>
            <w:noProof/>
            <w:lang w:val="en-US"/>
          </w:rPr>
          <w:t>Open the project</w:t>
        </w:r>
        <w:r>
          <w:rPr>
            <w:noProof/>
            <w:webHidden/>
          </w:rPr>
          <w:tab/>
        </w:r>
        <w:r>
          <w:rPr>
            <w:noProof/>
            <w:webHidden/>
          </w:rPr>
          <w:fldChar w:fldCharType="begin"/>
        </w:r>
        <w:r>
          <w:rPr>
            <w:noProof/>
            <w:webHidden/>
          </w:rPr>
          <w:instrText xml:space="preserve"> PAGEREF _Toc86223147 \h </w:instrText>
        </w:r>
        <w:r>
          <w:rPr>
            <w:noProof/>
            <w:webHidden/>
          </w:rPr>
        </w:r>
        <w:r>
          <w:rPr>
            <w:noProof/>
            <w:webHidden/>
          </w:rPr>
          <w:fldChar w:fldCharType="separate"/>
        </w:r>
        <w:r>
          <w:rPr>
            <w:noProof/>
            <w:webHidden/>
          </w:rPr>
          <w:t>44</w:t>
        </w:r>
        <w:r>
          <w:rPr>
            <w:noProof/>
            <w:webHidden/>
          </w:rPr>
          <w:fldChar w:fldCharType="end"/>
        </w:r>
      </w:hyperlink>
    </w:p>
    <w:p w14:paraId="21100BA8" w14:textId="77777777" w:rsidR="0077288F" w:rsidRDefault="0077288F">
      <w:pPr>
        <w:pStyle w:val="TOC2"/>
        <w:rPr>
          <w:b w:val="0"/>
          <w:bCs w:val="0"/>
          <w:noProof/>
          <w:sz w:val="22"/>
          <w:lang w:eastAsia="en-SG"/>
        </w:rPr>
      </w:pPr>
      <w:hyperlink w:anchor="_Toc86223148" w:history="1">
        <w:r w:rsidRPr="008E7C3A">
          <w:rPr>
            <w:rStyle w:val="Hyperlink"/>
            <w:noProof/>
            <w:lang w:val="en-US"/>
          </w:rPr>
          <w:t>F.</w:t>
        </w:r>
        <w:r>
          <w:rPr>
            <w:b w:val="0"/>
            <w:bCs w:val="0"/>
            <w:noProof/>
            <w:sz w:val="22"/>
            <w:lang w:eastAsia="en-SG"/>
          </w:rPr>
          <w:tab/>
        </w:r>
        <w:r w:rsidRPr="008E7C3A">
          <w:rPr>
            <w:rStyle w:val="Hyperlink"/>
            <w:noProof/>
            <w:lang w:val="en-US"/>
          </w:rPr>
          <w:t>Save your design</w:t>
        </w:r>
        <w:r>
          <w:rPr>
            <w:noProof/>
            <w:webHidden/>
          </w:rPr>
          <w:tab/>
        </w:r>
        <w:r>
          <w:rPr>
            <w:noProof/>
            <w:webHidden/>
          </w:rPr>
          <w:fldChar w:fldCharType="begin"/>
        </w:r>
        <w:r>
          <w:rPr>
            <w:noProof/>
            <w:webHidden/>
          </w:rPr>
          <w:instrText xml:space="preserve"> PAGEREF _Toc86223148 \h </w:instrText>
        </w:r>
        <w:r>
          <w:rPr>
            <w:noProof/>
            <w:webHidden/>
          </w:rPr>
        </w:r>
        <w:r>
          <w:rPr>
            <w:noProof/>
            <w:webHidden/>
          </w:rPr>
          <w:fldChar w:fldCharType="separate"/>
        </w:r>
        <w:r>
          <w:rPr>
            <w:noProof/>
            <w:webHidden/>
          </w:rPr>
          <w:t>45</w:t>
        </w:r>
        <w:r>
          <w:rPr>
            <w:noProof/>
            <w:webHidden/>
          </w:rPr>
          <w:fldChar w:fldCharType="end"/>
        </w:r>
      </w:hyperlink>
    </w:p>
    <w:p w14:paraId="7F9BF023" w14:textId="77777777" w:rsidR="0077288F" w:rsidRDefault="0077288F">
      <w:pPr>
        <w:pStyle w:val="TOC2"/>
        <w:rPr>
          <w:b w:val="0"/>
          <w:bCs w:val="0"/>
          <w:noProof/>
          <w:sz w:val="22"/>
          <w:lang w:eastAsia="en-SG"/>
        </w:rPr>
      </w:pPr>
      <w:hyperlink w:anchor="_Toc86223149" w:history="1">
        <w:r w:rsidRPr="008E7C3A">
          <w:rPr>
            <w:rStyle w:val="Hyperlink"/>
            <w:noProof/>
            <w:lang w:val="en-US"/>
          </w:rPr>
          <w:t>G.</w:t>
        </w:r>
        <w:r>
          <w:rPr>
            <w:b w:val="0"/>
            <w:bCs w:val="0"/>
            <w:noProof/>
            <w:sz w:val="22"/>
            <w:lang w:eastAsia="en-SG"/>
          </w:rPr>
          <w:tab/>
        </w:r>
        <w:r w:rsidRPr="008E7C3A">
          <w:rPr>
            <w:rStyle w:val="Hyperlink"/>
            <w:noProof/>
            <w:lang w:val="en-US"/>
          </w:rPr>
          <w:t>Export the project</w:t>
        </w:r>
        <w:r>
          <w:rPr>
            <w:noProof/>
            <w:webHidden/>
          </w:rPr>
          <w:tab/>
        </w:r>
        <w:r>
          <w:rPr>
            <w:noProof/>
            <w:webHidden/>
          </w:rPr>
          <w:fldChar w:fldCharType="begin"/>
        </w:r>
        <w:r>
          <w:rPr>
            <w:noProof/>
            <w:webHidden/>
          </w:rPr>
          <w:instrText xml:space="preserve"> PAGEREF _Toc86223149 \h </w:instrText>
        </w:r>
        <w:r>
          <w:rPr>
            <w:noProof/>
            <w:webHidden/>
          </w:rPr>
        </w:r>
        <w:r>
          <w:rPr>
            <w:noProof/>
            <w:webHidden/>
          </w:rPr>
          <w:fldChar w:fldCharType="separate"/>
        </w:r>
        <w:r>
          <w:rPr>
            <w:noProof/>
            <w:webHidden/>
          </w:rPr>
          <w:t>45</w:t>
        </w:r>
        <w:r>
          <w:rPr>
            <w:noProof/>
            <w:webHidden/>
          </w:rPr>
          <w:fldChar w:fldCharType="end"/>
        </w:r>
      </w:hyperlink>
    </w:p>
    <w:p w14:paraId="1C587331" w14:textId="77777777" w:rsidR="0077288F" w:rsidRDefault="0077288F">
      <w:pPr>
        <w:pStyle w:val="TOC2"/>
        <w:rPr>
          <w:b w:val="0"/>
          <w:bCs w:val="0"/>
          <w:noProof/>
          <w:sz w:val="22"/>
          <w:lang w:eastAsia="en-SG"/>
        </w:rPr>
      </w:pPr>
      <w:hyperlink w:anchor="_Toc86223150" w:history="1">
        <w:r w:rsidRPr="008E7C3A">
          <w:rPr>
            <w:rStyle w:val="Hyperlink"/>
            <w:noProof/>
            <w:lang w:val="en-US"/>
          </w:rPr>
          <w:t>H.</w:t>
        </w:r>
        <w:r>
          <w:rPr>
            <w:b w:val="0"/>
            <w:bCs w:val="0"/>
            <w:noProof/>
            <w:sz w:val="22"/>
            <w:lang w:eastAsia="en-SG"/>
          </w:rPr>
          <w:tab/>
        </w:r>
        <w:r w:rsidRPr="008E7C3A">
          <w:rPr>
            <w:rStyle w:val="Hyperlink"/>
            <w:noProof/>
            <w:lang w:val="en-US"/>
          </w:rPr>
          <w:t>Custom Fonts</w:t>
        </w:r>
        <w:r>
          <w:rPr>
            <w:noProof/>
            <w:webHidden/>
          </w:rPr>
          <w:tab/>
        </w:r>
        <w:r>
          <w:rPr>
            <w:noProof/>
            <w:webHidden/>
          </w:rPr>
          <w:fldChar w:fldCharType="begin"/>
        </w:r>
        <w:r>
          <w:rPr>
            <w:noProof/>
            <w:webHidden/>
          </w:rPr>
          <w:instrText xml:space="preserve"> PAGEREF _Toc86223150 \h </w:instrText>
        </w:r>
        <w:r>
          <w:rPr>
            <w:noProof/>
            <w:webHidden/>
          </w:rPr>
        </w:r>
        <w:r>
          <w:rPr>
            <w:noProof/>
            <w:webHidden/>
          </w:rPr>
          <w:fldChar w:fldCharType="separate"/>
        </w:r>
        <w:r>
          <w:rPr>
            <w:noProof/>
            <w:webHidden/>
          </w:rPr>
          <w:t>47</w:t>
        </w:r>
        <w:r>
          <w:rPr>
            <w:noProof/>
            <w:webHidden/>
          </w:rPr>
          <w:fldChar w:fldCharType="end"/>
        </w:r>
      </w:hyperlink>
    </w:p>
    <w:p w14:paraId="0847D7AD" w14:textId="77777777" w:rsidR="0077288F" w:rsidRDefault="0077288F">
      <w:pPr>
        <w:pStyle w:val="TOC2"/>
        <w:rPr>
          <w:b w:val="0"/>
          <w:bCs w:val="0"/>
          <w:noProof/>
          <w:sz w:val="22"/>
          <w:lang w:eastAsia="en-SG"/>
        </w:rPr>
      </w:pPr>
      <w:hyperlink w:anchor="_Toc86223151" w:history="1">
        <w:r w:rsidRPr="008E7C3A">
          <w:rPr>
            <w:rStyle w:val="Hyperlink"/>
            <w:noProof/>
          </w:rPr>
          <w:t>I.</w:t>
        </w:r>
        <w:r>
          <w:rPr>
            <w:b w:val="0"/>
            <w:bCs w:val="0"/>
            <w:noProof/>
            <w:sz w:val="22"/>
            <w:lang w:eastAsia="en-SG"/>
          </w:rPr>
          <w:tab/>
        </w:r>
        <w:r w:rsidRPr="008E7C3A">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_Toc86223151 \h </w:instrText>
        </w:r>
        <w:r>
          <w:rPr>
            <w:noProof/>
            <w:webHidden/>
          </w:rPr>
        </w:r>
        <w:r>
          <w:rPr>
            <w:noProof/>
            <w:webHidden/>
          </w:rPr>
          <w:fldChar w:fldCharType="separate"/>
        </w:r>
        <w:r>
          <w:rPr>
            <w:noProof/>
            <w:webHidden/>
          </w:rPr>
          <w:t>49</w:t>
        </w:r>
        <w:r>
          <w:rPr>
            <w:noProof/>
            <w:webHidden/>
          </w:rPr>
          <w:fldChar w:fldCharType="end"/>
        </w:r>
      </w:hyperlink>
    </w:p>
    <w:p w14:paraId="4729B627" w14:textId="77777777" w:rsidR="0077288F" w:rsidRDefault="0077288F">
      <w:pPr>
        <w:pStyle w:val="TOC3"/>
        <w:tabs>
          <w:tab w:val="left" w:pos="880"/>
          <w:tab w:val="right" w:leader="dot" w:pos="9016"/>
        </w:tabs>
        <w:rPr>
          <w:i w:val="0"/>
          <w:noProof/>
          <w:szCs w:val="22"/>
          <w:lang w:eastAsia="en-SG"/>
        </w:rPr>
      </w:pPr>
      <w:hyperlink w:anchor="_Toc86223152" w:history="1">
        <w:r w:rsidRPr="008E7C3A">
          <w:rPr>
            <w:rStyle w:val="Hyperlink"/>
            <w:noProof/>
          </w:rPr>
          <w:t>1.</w:t>
        </w:r>
        <w:r>
          <w:rPr>
            <w:i w:val="0"/>
            <w:noProof/>
            <w:szCs w:val="22"/>
            <w:lang w:eastAsia="en-SG"/>
          </w:rPr>
          <w:tab/>
        </w:r>
        <w:r w:rsidRPr="008E7C3A">
          <w:rPr>
            <w:rStyle w:val="Hyperlink"/>
            <w:noProof/>
          </w:rPr>
          <w:t>Constrain vertical positioning</w:t>
        </w:r>
        <w:r>
          <w:rPr>
            <w:noProof/>
            <w:webHidden/>
          </w:rPr>
          <w:tab/>
        </w:r>
        <w:r>
          <w:rPr>
            <w:noProof/>
            <w:webHidden/>
          </w:rPr>
          <w:fldChar w:fldCharType="begin"/>
        </w:r>
        <w:r>
          <w:rPr>
            <w:noProof/>
            <w:webHidden/>
          </w:rPr>
          <w:instrText xml:space="preserve"> PAGEREF _Toc86223152 \h </w:instrText>
        </w:r>
        <w:r>
          <w:rPr>
            <w:noProof/>
            <w:webHidden/>
          </w:rPr>
        </w:r>
        <w:r>
          <w:rPr>
            <w:noProof/>
            <w:webHidden/>
          </w:rPr>
          <w:fldChar w:fldCharType="separate"/>
        </w:r>
        <w:r>
          <w:rPr>
            <w:noProof/>
            <w:webHidden/>
          </w:rPr>
          <w:t>49</w:t>
        </w:r>
        <w:r>
          <w:rPr>
            <w:noProof/>
            <w:webHidden/>
          </w:rPr>
          <w:fldChar w:fldCharType="end"/>
        </w:r>
      </w:hyperlink>
    </w:p>
    <w:p w14:paraId="263DD9C0" w14:textId="77777777" w:rsidR="0077288F" w:rsidRDefault="0077288F">
      <w:pPr>
        <w:pStyle w:val="TOC3"/>
        <w:tabs>
          <w:tab w:val="left" w:pos="880"/>
          <w:tab w:val="right" w:leader="dot" w:pos="9016"/>
        </w:tabs>
        <w:rPr>
          <w:i w:val="0"/>
          <w:noProof/>
          <w:szCs w:val="22"/>
          <w:lang w:eastAsia="en-SG"/>
        </w:rPr>
      </w:pPr>
      <w:hyperlink w:anchor="_Toc86223153" w:history="1">
        <w:r w:rsidRPr="008E7C3A">
          <w:rPr>
            <w:rStyle w:val="Hyperlink"/>
            <w:noProof/>
          </w:rPr>
          <w:t>2.</w:t>
        </w:r>
        <w:r>
          <w:rPr>
            <w:i w:val="0"/>
            <w:noProof/>
            <w:szCs w:val="22"/>
            <w:lang w:eastAsia="en-SG"/>
          </w:rPr>
          <w:tab/>
        </w:r>
        <w:r w:rsidRPr="008E7C3A">
          <w:rPr>
            <w:rStyle w:val="Hyperlink"/>
            <w:noProof/>
          </w:rPr>
          <w:t>Constrain horizontal positioning</w:t>
        </w:r>
        <w:r>
          <w:rPr>
            <w:noProof/>
            <w:webHidden/>
          </w:rPr>
          <w:tab/>
        </w:r>
        <w:r>
          <w:rPr>
            <w:noProof/>
            <w:webHidden/>
          </w:rPr>
          <w:fldChar w:fldCharType="begin"/>
        </w:r>
        <w:r>
          <w:rPr>
            <w:noProof/>
            <w:webHidden/>
          </w:rPr>
          <w:instrText xml:space="preserve"> PAGEREF _Toc86223153 \h </w:instrText>
        </w:r>
        <w:r>
          <w:rPr>
            <w:noProof/>
            <w:webHidden/>
          </w:rPr>
        </w:r>
        <w:r>
          <w:rPr>
            <w:noProof/>
            <w:webHidden/>
          </w:rPr>
          <w:fldChar w:fldCharType="separate"/>
        </w:r>
        <w:r>
          <w:rPr>
            <w:noProof/>
            <w:webHidden/>
          </w:rPr>
          <w:t>50</w:t>
        </w:r>
        <w:r>
          <w:rPr>
            <w:noProof/>
            <w:webHidden/>
          </w:rPr>
          <w:fldChar w:fldCharType="end"/>
        </w:r>
      </w:hyperlink>
    </w:p>
    <w:p w14:paraId="2DD75D96" w14:textId="77777777" w:rsidR="0077288F" w:rsidRDefault="0077288F">
      <w:pPr>
        <w:pStyle w:val="TOC1"/>
        <w:rPr>
          <w:b w:val="0"/>
          <w:bCs w:val="0"/>
          <w:iCs w:val="0"/>
          <w:noProof/>
          <w:color w:val="auto"/>
          <w:sz w:val="22"/>
          <w:szCs w:val="22"/>
          <w:lang w:eastAsia="en-SG"/>
        </w:rPr>
      </w:pPr>
      <w:hyperlink w:anchor="_Toc86223154" w:history="1">
        <w:r w:rsidRPr="008E7C3A">
          <w:rPr>
            <w:rStyle w:val="Hyperlink"/>
            <w:noProof/>
            <w:lang w:val="en-US"/>
            <w14:scene3d>
              <w14:camera w14:prst="orthographicFront"/>
              <w14:lightRig w14:rig="threePt" w14:dir="t">
                <w14:rot w14:lat="0" w14:lon="0" w14:rev="0"/>
              </w14:lightRig>
            </w14:scene3d>
          </w:rPr>
          <w:t>VI.</w:t>
        </w:r>
        <w:r>
          <w:rPr>
            <w:b w:val="0"/>
            <w:bCs w:val="0"/>
            <w:iCs w:val="0"/>
            <w:noProof/>
            <w:color w:val="auto"/>
            <w:sz w:val="22"/>
            <w:szCs w:val="22"/>
            <w:lang w:eastAsia="en-SG"/>
          </w:rPr>
          <w:tab/>
        </w:r>
        <w:r w:rsidRPr="008E7C3A">
          <w:rPr>
            <w:rStyle w:val="Hyperlink"/>
            <w:noProof/>
            <w:lang w:val="en-US"/>
          </w:rPr>
          <w:t>Command Usage Examples</w:t>
        </w:r>
        <w:r>
          <w:rPr>
            <w:noProof/>
            <w:webHidden/>
          </w:rPr>
          <w:tab/>
        </w:r>
        <w:r>
          <w:rPr>
            <w:noProof/>
            <w:webHidden/>
          </w:rPr>
          <w:fldChar w:fldCharType="begin"/>
        </w:r>
        <w:r>
          <w:rPr>
            <w:noProof/>
            <w:webHidden/>
          </w:rPr>
          <w:instrText xml:space="preserve"> PAGEREF _Toc86223154 \h </w:instrText>
        </w:r>
        <w:r>
          <w:rPr>
            <w:noProof/>
            <w:webHidden/>
          </w:rPr>
        </w:r>
        <w:r>
          <w:rPr>
            <w:noProof/>
            <w:webHidden/>
          </w:rPr>
          <w:fldChar w:fldCharType="separate"/>
        </w:r>
        <w:r>
          <w:rPr>
            <w:noProof/>
            <w:webHidden/>
          </w:rPr>
          <w:t>51</w:t>
        </w:r>
        <w:r>
          <w:rPr>
            <w:noProof/>
            <w:webHidden/>
          </w:rPr>
          <w:fldChar w:fldCharType="end"/>
        </w:r>
      </w:hyperlink>
    </w:p>
    <w:p w14:paraId="3A2E1E3B" w14:textId="77777777" w:rsidR="0077288F" w:rsidRDefault="0077288F">
      <w:pPr>
        <w:pStyle w:val="TOC2"/>
        <w:rPr>
          <w:b w:val="0"/>
          <w:bCs w:val="0"/>
          <w:noProof/>
          <w:sz w:val="22"/>
          <w:lang w:eastAsia="en-SG"/>
        </w:rPr>
      </w:pPr>
      <w:hyperlink w:anchor="_Toc86223155" w:history="1">
        <w:r w:rsidRPr="008E7C3A">
          <w:rPr>
            <w:rStyle w:val="Hyperlink"/>
            <w:noProof/>
            <w:lang w:val="en-US"/>
          </w:rPr>
          <w:t>A.</w:t>
        </w:r>
        <w:r>
          <w:rPr>
            <w:b w:val="0"/>
            <w:bCs w:val="0"/>
            <w:noProof/>
            <w:sz w:val="22"/>
            <w:lang w:eastAsia="en-SG"/>
          </w:rPr>
          <w:tab/>
        </w:r>
        <w:r w:rsidRPr="008E7C3A">
          <w:rPr>
            <w:rStyle w:val="Hyperlink"/>
            <w:noProof/>
            <w:lang w:val="en-US"/>
          </w:rPr>
          <w:t>CMD_PLAYVIDEO</w:t>
        </w:r>
        <w:r>
          <w:rPr>
            <w:noProof/>
            <w:webHidden/>
          </w:rPr>
          <w:tab/>
        </w:r>
        <w:r>
          <w:rPr>
            <w:noProof/>
            <w:webHidden/>
          </w:rPr>
          <w:fldChar w:fldCharType="begin"/>
        </w:r>
        <w:r>
          <w:rPr>
            <w:noProof/>
            <w:webHidden/>
          </w:rPr>
          <w:instrText xml:space="preserve"> PAGEREF _Toc86223155 \h </w:instrText>
        </w:r>
        <w:r>
          <w:rPr>
            <w:noProof/>
            <w:webHidden/>
          </w:rPr>
        </w:r>
        <w:r>
          <w:rPr>
            <w:noProof/>
            <w:webHidden/>
          </w:rPr>
          <w:fldChar w:fldCharType="separate"/>
        </w:r>
        <w:r>
          <w:rPr>
            <w:noProof/>
            <w:webHidden/>
          </w:rPr>
          <w:t>51</w:t>
        </w:r>
        <w:r>
          <w:rPr>
            <w:noProof/>
            <w:webHidden/>
          </w:rPr>
          <w:fldChar w:fldCharType="end"/>
        </w:r>
      </w:hyperlink>
    </w:p>
    <w:p w14:paraId="164A9600" w14:textId="77777777" w:rsidR="0077288F" w:rsidRDefault="0077288F">
      <w:pPr>
        <w:pStyle w:val="TOC2"/>
        <w:rPr>
          <w:b w:val="0"/>
          <w:bCs w:val="0"/>
          <w:noProof/>
          <w:sz w:val="22"/>
          <w:lang w:eastAsia="en-SG"/>
        </w:rPr>
      </w:pPr>
      <w:hyperlink w:anchor="_Toc86223156" w:history="1">
        <w:r w:rsidRPr="008E7C3A">
          <w:rPr>
            <w:rStyle w:val="Hyperlink"/>
            <w:noProof/>
            <w:lang w:val="en-US"/>
          </w:rPr>
          <w:t>B.</w:t>
        </w:r>
        <w:r>
          <w:rPr>
            <w:b w:val="0"/>
            <w:bCs w:val="0"/>
            <w:noProof/>
            <w:sz w:val="22"/>
            <w:lang w:eastAsia="en-SG"/>
          </w:rPr>
          <w:tab/>
        </w:r>
        <w:r w:rsidRPr="008E7C3A">
          <w:rPr>
            <w:rStyle w:val="Hyperlink"/>
            <w:noProof/>
            <w:lang w:val="en-US"/>
          </w:rPr>
          <w:t>CMD_LOADIMAGE</w:t>
        </w:r>
        <w:r>
          <w:rPr>
            <w:noProof/>
            <w:webHidden/>
          </w:rPr>
          <w:tab/>
        </w:r>
        <w:r>
          <w:rPr>
            <w:noProof/>
            <w:webHidden/>
          </w:rPr>
          <w:fldChar w:fldCharType="begin"/>
        </w:r>
        <w:r>
          <w:rPr>
            <w:noProof/>
            <w:webHidden/>
          </w:rPr>
          <w:instrText xml:space="preserve"> PAGEREF _Toc86223156 \h </w:instrText>
        </w:r>
        <w:r>
          <w:rPr>
            <w:noProof/>
            <w:webHidden/>
          </w:rPr>
        </w:r>
        <w:r>
          <w:rPr>
            <w:noProof/>
            <w:webHidden/>
          </w:rPr>
          <w:fldChar w:fldCharType="separate"/>
        </w:r>
        <w:r>
          <w:rPr>
            <w:noProof/>
            <w:webHidden/>
          </w:rPr>
          <w:t>52</w:t>
        </w:r>
        <w:r>
          <w:rPr>
            <w:noProof/>
            <w:webHidden/>
          </w:rPr>
          <w:fldChar w:fldCharType="end"/>
        </w:r>
      </w:hyperlink>
    </w:p>
    <w:p w14:paraId="46694C4D" w14:textId="77777777" w:rsidR="0077288F" w:rsidRDefault="0077288F">
      <w:pPr>
        <w:pStyle w:val="TOC2"/>
        <w:rPr>
          <w:b w:val="0"/>
          <w:bCs w:val="0"/>
          <w:noProof/>
          <w:sz w:val="22"/>
          <w:lang w:eastAsia="en-SG"/>
        </w:rPr>
      </w:pPr>
      <w:hyperlink w:anchor="_Toc86223157" w:history="1">
        <w:r w:rsidRPr="008E7C3A">
          <w:rPr>
            <w:rStyle w:val="Hyperlink"/>
            <w:noProof/>
            <w:lang w:val="en-US"/>
          </w:rPr>
          <w:t>C.</w:t>
        </w:r>
        <w:r>
          <w:rPr>
            <w:b w:val="0"/>
            <w:bCs w:val="0"/>
            <w:noProof/>
            <w:sz w:val="22"/>
            <w:lang w:eastAsia="en-SG"/>
          </w:rPr>
          <w:tab/>
        </w:r>
        <w:r w:rsidRPr="008E7C3A">
          <w:rPr>
            <w:rStyle w:val="Hyperlink"/>
            <w:noProof/>
            <w:lang w:val="en-US"/>
          </w:rPr>
          <w:t>CMD_SETBITMAP</w:t>
        </w:r>
        <w:r>
          <w:rPr>
            <w:noProof/>
            <w:webHidden/>
          </w:rPr>
          <w:tab/>
        </w:r>
        <w:r>
          <w:rPr>
            <w:noProof/>
            <w:webHidden/>
          </w:rPr>
          <w:fldChar w:fldCharType="begin"/>
        </w:r>
        <w:r>
          <w:rPr>
            <w:noProof/>
            <w:webHidden/>
          </w:rPr>
          <w:instrText xml:space="preserve"> PAGEREF _Toc86223157 \h </w:instrText>
        </w:r>
        <w:r>
          <w:rPr>
            <w:noProof/>
            <w:webHidden/>
          </w:rPr>
        </w:r>
        <w:r>
          <w:rPr>
            <w:noProof/>
            <w:webHidden/>
          </w:rPr>
          <w:fldChar w:fldCharType="separate"/>
        </w:r>
        <w:r>
          <w:rPr>
            <w:noProof/>
            <w:webHidden/>
          </w:rPr>
          <w:t>53</w:t>
        </w:r>
        <w:r>
          <w:rPr>
            <w:noProof/>
            <w:webHidden/>
          </w:rPr>
          <w:fldChar w:fldCharType="end"/>
        </w:r>
      </w:hyperlink>
    </w:p>
    <w:p w14:paraId="50A0F8B1" w14:textId="77777777" w:rsidR="0077288F" w:rsidRDefault="0077288F">
      <w:pPr>
        <w:pStyle w:val="TOC2"/>
        <w:rPr>
          <w:b w:val="0"/>
          <w:bCs w:val="0"/>
          <w:noProof/>
          <w:sz w:val="22"/>
          <w:lang w:eastAsia="en-SG"/>
        </w:rPr>
      </w:pPr>
      <w:hyperlink w:anchor="_Toc86223158" w:history="1">
        <w:r w:rsidRPr="008E7C3A">
          <w:rPr>
            <w:rStyle w:val="Hyperlink"/>
            <w:noProof/>
            <w:lang w:val="en-US"/>
          </w:rPr>
          <w:t>D.</w:t>
        </w:r>
        <w:r>
          <w:rPr>
            <w:b w:val="0"/>
            <w:bCs w:val="0"/>
            <w:noProof/>
            <w:sz w:val="22"/>
            <w:lang w:eastAsia="en-SG"/>
          </w:rPr>
          <w:tab/>
        </w:r>
        <w:r w:rsidRPr="008E7C3A">
          <w:rPr>
            <w:rStyle w:val="Hyperlink"/>
            <w:noProof/>
            <w:lang w:val="en-US"/>
          </w:rPr>
          <w:t>CMD_SNAPSHOT</w:t>
        </w:r>
        <w:r>
          <w:rPr>
            <w:noProof/>
            <w:webHidden/>
          </w:rPr>
          <w:tab/>
        </w:r>
        <w:r>
          <w:rPr>
            <w:noProof/>
            <w:webHidden/>
          </w:rPr>
          <w:fldChar w:fldCharType="begin"/>
        </w:r>
        <w:r>
          <w:rPr>
            <w:noProof/>
            <w:webHidden/>
          </w:rPr>
          <w:instrText xml:space="preserve"> PAGEREF _Toc86223158 \h </w:instrText>
        </w:r>
        <w:r>
          <w:rPr>
            <w:noProof/>
            <w:webHidden/>
          </w:rPr>
        </w:r>
        <w:r>
          <w:rPr>
            <w:noProof/>
            <w:webHidden/>
          </w:rPr>
          <w:fldChar w:fldCharType="separate"/>
        </w:r>
        <w:r>
          <w:rPr>
            <w:noProof/>
            <w:webHidden/>
          </w:rPr>
          <w:t>54</w:t>
        </w:r>
        <w:r>
          <w:rPr>
            <w:noProof/>
            <w:webHidden/>
          </w:rPr>
          <w:fldChar w:fldCharType="end"/>
        </w:r>
      </w:hyperlink>
    </w:p>
    <w:p w14:paraId="4A718C85" w14:textId="77777777" w:rsidR="0077288F" w:rsidRDefault="0077288F">
      <w:pPr>
        <w:pStyle w:val="TOC2"/>
        <w:rPr>
          <w:b w:val="0"/>
          <w:bCs w:val="0"/>
          <w:noProof/>
          <w:sz w:val="22"/>
          <w:lang w:eastAsia="en-SG"/>
        </w:rPr>
      </w:pPr>
      <w:hyperlink w:anchor="_Toc86223159" w:history="1">
        <w:r w:rsidRPr="008E7C3A">
          <w:rPr>
            <w:rStyle w:val="Hyperlink"/>
            <w:noProof/>
            <w:lang w:val="en-US"/>
          </w:rPr>
          <w:t>E.</w:t>
        </w:r>
        <w:r>
          <w:rPr>
            <w:b w:val="0"/>
            <w:bCs w:val="0"/>
            <w:noProof/>
            <w:sz w:val="22"/>
            <w:lang w:eastAsia="en-SG"/>
          </w:rPr>
          <w:tab/>
        </w:r>
        <w:r w:rsidRPr="008E7C3A">
          <w:rPr>
            <w:rStyle w:val="Hyperlink"/>
            <w:noProof/>
            <w:lang w:val="en-US"/>
          </w:rPr>
          <w:t>CMD_SKETCH</w:t>
        </w:r>
        <w:r>
          <w:rPr>
            <w:noProof/>
            <w:webHidden/>
          </w:rPr>
          <w:tab/>
        </w:r>
        <w:r>
          <w:rPr>
            <w:noProof/>
            <w:webHidden/>
          </w:rPr>
          <w:fldChar w:fldCharType="begin"/>
        </w:r>
        <w:r>
          <w:rPr>
            <w:noProof/>
            <w:webHidden/>
          </w:rPr>
          <w:instrText xml:space="preserve"> PAGEREF _Toc86223159 \h </w:instrText>
        </w:r>
        <w:r>
          <w:rPr>
            <w:noProof/>
            <w:webHidden/>
          </w:rPr>
        </w:r>
        <w:r>
          <w:rPr>
            <w:noProof/>
            <w:webHidden/>
          </w:rPr>
          <w:fldChar w:fldCharType="separate"/>
        </w:r>
        <w:r>
          <w:rPr>
            <w:noProof/>
            <w:webHidden/>
          </w:rPr>
          <w:t>54</w:t>
        </w:r>
        <w:r>
          <w:rPr>
            <w:noProof/>
            <w:webHidden/>
          </w:rPr>
          <w:fldChar w:fldCharType="end"/>
        </w:r>
      </w:hyperlink>
    </w:p>
    <w:p w14:paraId="0128AB94" w14:textId="77777777" w:rsidR="0077288F" w:rsidRDefault="0077288F">
      <w:pPr>
        <w:pStyle w:val="TOC2"/>
        <w:rPr>
          <w:b w:val="0"/>
          <w:bCs w:val="0"/>
          <w:noProof/>
          <w:sz w:val="22"/>
          <w:lang w:eastAsia="en-SG"/>
        </w:rPr>
      </w:pPr>
      <w:hyperlink w:anchor="_Toc86223160" w:history="1">
        <w:r w:rsidRPr="008E7C3A">
          <w:rPr>
            <w:rStyle w:val="Hyperlink"/>
            <w:noProof/>
            <w:lang w:val="en-US"/>
          </w:rPr>
          <w:t>F.</w:t>
        </w:r>
        <w:r>
          <w:rPr>
            <w:b w:val="0"/>
            <w:bCs w:val="0"/>
            <w:noProof/>
            <w:sz w:val="22"/>
            <w:lang w:eastAsia="en-SG"/>
          </w:rPr>
          <w:tab/>
        </w:r>
        <w:r w:rsidRPr="008E7C3A">
          <w:rPr>
            <w:rStyle w:val="Hyperlink"/>
            <w:noProof/>
            <w:lang w:val="en-US"/>
          </w:rPr>
          <w:t>CMD_SNAPSHOT2</w:t>
        </w:r>
        <w:r>
          <w:rPr>
            <w:noProof/>
            <w:webHidden/>
          </w:rPr>
          <w:tab/>
        </w:r>
        <w:r>
          <w:rPr>
            <w:noProof/>
            <w:webHidden/>
          </w:rPr>
          <w:fldChar w:fldCharType="begin"/>
        </w:r>
        <w:r>
          <w:rPr>
            <w:noProof/>
            <w:webHidden/>
          </w:rPr>
          <w:instrText xml:space="preserve"> PAGEREF _Toc86223160 \h </w:instrText>
        </w:r>
        <w:r>
          <w:rPr>
            <w:noProof/>
            <w:webHidden/>
          </w:rPr>
        </w:r>
        <w:r>
          <w:rPr>
            <w:noProof/>
            <w:webHidden/>
          </w:rPr>
          <w:fldChar w:fldCharType="separate"/>
        </w:r>
        <w:r>
          <w:rPr>
            <w:noProof/>
            <w:webHidden/>
          </w:rPr>
          <w:t>55</w:t>
        </w:r>
        <w:r>
          <w:rPr>
            <w:noProof/>
            <w:webHidden/>
          </w:rPr>
          <w:fldChar w:fldCharType="end"/>
        </w:r>
      </w:hyperlink>
    </w:p>
    <w:p w14:paraId="104AF767" w14:textId="77777777" w:rsidR="0077288F" w:rsidRDefault="0077288F">
      <w:pPr>
        <w:pStyle w:val="TOC2"/>
        <w:rPr>
          <w:b w:val="0"/>
          <w:bCs w:val="0"/>
          <w:noProof/>
          <w:sz w:val="22"/>
          <w:lang w:eastAsia="en-SG"/>
        </w:rPr>
      </w:pPr>
      <w:hyperlink w:anchor="_Toc86223161" w:history="1">
        <w:r w:rsidRPr="008E7C3A">
          <w:rPr>
            <w:rStyle w:val="Hyperlink"/>
            <w:noProof/>
            <w:lang w:val="en-US"/>
          </w:rPr>
          <w:t>G.</w:t>
        </w:r>
        <w:r>
          <w:rPr>
            <w:b w:val="0"/>
            <w:bCs w:val="0"/>
            <w:noProof/>
            <w:sz w:val="22"/>
            <w:lang w:eastAsia="en-SG"/>
          </w:rPr>
          <w:tab/>
        </w:r>
        <w:r w:rsidRPr="008E7C3A">
          <w:rPr>
            <w:rStyle w:val="Hyperlink"/>
            <w:noProof/>
            <w:lang w:val="en-US"/>
          </w:rPr>
          <w:t>VERTEX_TRANSLATE_X/Y</w:t>
        </w:r>
        <w:r>
          <w:rPr>
            <w:noProof/>
            <w:webHidden/>
          </w:rPr>
          <w:tab/>
        </w:r>
        <w:r>
          <w:rPr>
            <w:noProof/>
            <w:webHidden/>
          </w:rPr>
          <w:fldChar w:fldCharType="begin"/>
        </w:r>
        <w:r>
          <w:rPr>
            <w:noProof/>
            <w:webHidden/>
          </w:rPr>
          <w:instrText xml:space="preserve"> PAGEREF _Toc86223161 \h </w:instrText>
        </w:r>
        <w:r>
          <w:rPr>
            <w:noProof/>
            <w:webHidden/>
          </w:rPr>
        </w:r>
        <w:r>
          <w:rPr>
            <w:noProof/>
            <w:webHidden/>
          </w:rPr>
          <w:fldChar w:fldCharType="separate"/>
        </w:r>
        <w:r>
          <w:rPr>
            <w:noProof/>
            <w:webHidden/>
          </w:rPr>
          <w:t>56</w:t>
        </w:r>
        <w:r>
          <w:rPr>
            <w:noProof/>
            <w:webHidden/>
          </w:rPr>
          <w:fldChar w:fldCharType="end"/>
        </w:r>
      </w:hyperlink>
    </w:p>
    <w:p w14:paraId="2701EB75" w14:textId="77777777" w:rsidR="0077288F" w:rsidRDefault="0077288F">
      <w:pPr>
        <w:pStyle w:val="TOC2"/>
        <w:rPr>
          <w:b w:val="0"/>
          <w:bCs w:val="0"/>
          <w:noProof/>
          <w:sz w:val="22"/>
          <w:lang w:eastAsia="en-SG"/>
        </w:rPr>
      </w:pPr>
      <w:hyperlink w:anchor="_Toc86223162" w:history="1">
        <w:r w:rsidRPr="008E7C3A">
          <w:rPr>
            <w:rStyle w:val="Hyperlink"/>
            <w:noProof/>
            <w:lang w:val="en-US"/>
          </w:rPr>
          <w:t>H.</w:t>
        </w:r>
        <w:r>
          <w:rPr>
            <w:b w:val="0"/>
            <w:bCs w:val="0"/>
            <w:noProof/>
            <w:sz w:val="22"/>
            <w:lang w:eastAsia="en-SG"/>
          </w:rPr>
          <w:tab/>
        </w:r>
        <w:r w:rsidRPr="008E7C3A">
          <w:rPr>
            <w:rStyle w:val="Hyperlink"/>
            <w:noProof/>
            <w:lang w:val="en-US"/>
          </w:rPr>
          <w:t>CMD_MEDIAFIFO</w:t>
        </w:r>
        <w:r>
          <w:rPr>
            <w:noProof/>
            <w:webHidden/>
          </w:rPr>
          <w:tab/>
        </w:r>
        <w:r>
          <w:rPr>
            <w:noProof/>
            <w:webHidden/>
          </w:rPr>
          <w:fldChar w:fldCharType="begin"/>
        </w:r>
        <w:r>
          <w:rPr>
            <w:noProof/>
            <w:webHidden/>
          </w:rPr>
          <w:instrText xml:space="preserve"> PAGEREF _Toc86223162 \h </w:instrText>
        </w:r>
        <w:r>
          <w:rPr>
            <w:noProof/>
            <w:webHidden/>
          </w:rPr>
        </w:r>
        <w:r>
          <w:rPr>
            <w:noProof/>
            <w:webHidden/>
          </w:rPr>
          <w:fldChar w:fldCharType="separate"/>
        </w:r>
        <w:r>
          <w:rPr>
            <w:noProof/>
            <w:webHidden/>
          </w:rPr>
          <w:t>57</w:t>
        </w:r>
        <w:r>
          <w:rPr>
            <w:noProof/>
            <w:webHidden/>
          </w:rPr>
          <w:fldChar w:fldCharType="end"/>
        </w:r>
      </w:hyperlink>
    </w:p>
    <w:p w14:paraId="0FB2BFF6" w14:textId="77777777" w:rsidR="0077288F" w:rsidRDefault="0077288F">
      <w:pPr>
        <w:pStyle w:val="TOC2"/>
        <w:rPr>
          <w:b w:val="0"/>
          <w:bCs w:val="0"/>
          <w:noProof/>
          <w:sz w:val="22"/>
          <w:lang w:eastAsia="en-SG"/>
        </w:rPr>
      </w:pPr>
      <w:hyperlink w:anchor="_Toc86223163" w:history="1">
        <w:r w:rsidRPr="008E7C3A">
          <w:rPr>
            <w:rStyle w:val="Hyperlink"/>
            <w:noProof/>
            <w:lang w:val="en-US"/>
          </w:rPr>
          <w:t>I.</w:t>
        </w:r>
        <w:r>
          <w:rPr>
            <w:b w:val="0"/>
            <w:bCs w:val="0"/>
            <w:noProof/>
            <w:sz w:val="22"/>
            <w:lang w:eastAsia="en-SG"/>
          </w:rPr>
          <w:tab/>
        </w:r>
        <w:r w:rsidRPr="008E7C3A">
          <w:rPr>
            <w:rStyle w:val="Hyperlink"/>
            <w:noProof/>
            <w:lang w:val="en-US"/>
          </w:rPr>
          <w:t>CMD_SETBASE</w:t>
        </w:r>
        <w:r>
          <w:rPr>
            <w:noProof/>
            <w:webHidden/>
          </w:rPr>
          <w:tab/>
        </w:r>
        <w:r>
          <w:rPr>
            <w:noProof/>
            <w:webHidden/>
          </w:rPr>
          <w:fldChar w:fldCharType="begin"/>
        </w:r>
        <w:r>
          <w:rPr>
            <w:noProof/>
            <w:webHidden/>
          </w:rPr>
          <w:instrText xml:space="preserve"> PAGEREF _Toc86223163 \h </w:instrText>
        </w:r>
        <w:r>
          <w:rPr>
            <w:noProof/>
            <w:webHidden/>
          </w:rPr>
        </w:r>
        <w:r>
          <w:rPr>
            <w:noProof/>
            <w:webHidden/>
          </w:rPr>
          <w:fldChar w:fldCharType="separate"/>
        </w:r>
        <w:r>
          <w:rPr>
            <w:noProof/>
            <w:webHidden/>
          </w:rPr>
          <w:t>57</w:t>
        </w:r>
        <w:r>
          <w:rPr>
            <w:noProof/>
            <w:webHidden/>
          </w:rPr>
          <w:fldChar w:fldCharType="end"/>
        </w:r>
      </w:hyperlink>
    </w:p>
    <w:p w14:paraId="577AF108" w14:textId="77777777" w:rsidR="0077288F" w:rsidRDefault="0077288F">
      <w:pPr>
        <w:pStyle w:val="TOC2"/>
        <w:rPr>
          <w:b w:val="0"/>
          <w:bCs w:val="0"/>
          <w:noProof/>
          <w:sz w:val="22"/>
          <w:lang w:eastAsia="en-SG"/>
        </w:rPr>
      </w:pPr>
      <w:hyperlink w:anchor="_Toc86223164" w:history="1">
        <w:r w:rsidRPr="008E7C3A">
          <w:rPr>
            <w:rStyle w:val="Hyperlink"/>
            <w:noProof/>
            <w:lang w:val="en-US"/>
          </w:rPr>
          <w:t>J.</w:t>
        </w:r>
        <w:r>
          <w:rPr>
            <w:b w:val="0"/>
            <w:bCs w:val="0"/>
            <w:noProof/>
            <w:sz w:val="22"/>
            <w:lang w:eastAsia="en-SG"/>
          </w:rPr>
          <w:tab/>
        </w:r>
        <w:r w:rsidRPr="008E7C3A">
          <w:rPr>
            <w:rStyle w:val="Hyperlink"/>
            <w:noProof/>
            <w:lang w:val="en-US"/>
          </w:rPr>
          <w:t>CMD_ROMFONT</w:t>
        </w:r>
        <w:r>
          <w:rPr>
            <w:noProof/>
            <w:webHidden/>
          </w:rPr>
          <w:tab/>
        </w:r>
        <w:r>
          <w:rPr>
            <w:noProof/>
            <w:webHidden/>
          </w:rPr>
          <w:fldChar w:fldCharType="begin"/>
        </w:r>
        <w:r>
          <w:rPr>
            <w:noProof/>
            <w:webHidden/>
          </w:rPr>
          <w:instrText xml:space="preserve"> PAGEREF _Toc86223164 \h </w:instrText>
        </w:r>
        <w:r>
          <w:rPr>
            <w:noProof/>
            <w:webHidden/>
          </w:rPr>
        </w:r>
        <w:r>
          <w:rPr>
            <w:noProof/>
            <w:webHidden/>
          </w:rPr>
          <w:fldChar w:fldCharType="separate"/>
        </w:r>
        <w:r>
          <w:rPr>
            <w:noProof/>
            <w:webHidden/>
          </w:rPr>
          <w:t>58</w:t>
        </w:r>
        <w:r>
          <w:rPr>
            <w:noProof/>
            <w:webHidden/>
          </w:rPr>
          <w:fldChar w:fldCharType="end"/>
        </w:r>
      </w:hyperlink>
    </w:p>
    <w:p w14:paraId="227DABFE" w14:textId="77777777" w:rsidR="0077288F" w:rsidRDefault="0077288F">
      <w:pPr>
        <w:pStyle w:val="TOC2"/>
        <w:rPr>
          <w:b w:val="0"/>
          <w:bCs w:val="0"/>
          <w:noProof/>
          <w:sz w:val="22"/>
          <w:lang w:eastAsia="en-SG"/>
        </w:rPr>
      </w:pPr>
      <w:hyperlink w:anchor="_Toc86223165" w:history="1">
        <w:r w:rsidRPr="008E7C3A">
          <w:rPr>
            <w:rStyle w:val="Hyperlink"/>
            <w:noProof/>
            <w:lang w:val="en-US"/>
          </w:rPr>
          <w:t>K.</w:t>
        </w:r>
        <w:r>
          <w:rPr>
            <w:b w:val="0"/>
            <w:bCs w:val="0"/>
            <w:noProof/>
            <w:sz w:val="22"/>
            <w:lang w:eastAsia="en-SG"/>
          </w:rPr>
          <w:tab/>
        </w:r>
        <w:r w:rsidRPr="008E7C3A">
          <w:rPr>
            <w:rStyle w:val="Hyperlink"/>
            <w:noProof/>
            <w:lang w:val="en-US"/>
          </w:rPr>
          <w:t>PALETTE_SOURCE</w:t>
        </w:r>
        <w:r>
          <w:rPr>
            <w:noProof/>
            <w:webHidden/>
          </w:rPr>
          <w:tab/>
        </w:r>
        <w:r>
          <w:rPr>
            <w:noProof/>
            <w:webHidden/>
          </w:rPr>
          <w:fldChar w:fldCharType="begin"/>
        </w:r>
        <w:r>
          <w:rPr>
            <w:noProof/>
            <w:webHidden/>
          </w:rPr>
          <w:instrText xml:space="preserve"> PAGEREF _Toc86223165 \h </w:instrText>
        </w:r>
        <w:r>
          <w:rPr>
            <w:noProof/>
            <w:webHidden/>
          </w:rPr>
        </w:r>
        <w:r>
          <w:rPr>
            <w:noProof/>
            <w:webHidden/>
          </w:rPr>
          <w:fldChar w:fldCharType="separate"/>
        </w:r>
        <w:r>
          <w:rPr>
            <w:noProof/>
            <w:webHidden/>
          </w:rPr>
          <w:t>58</w:t>
        </w:r>
        <w:r>
          <w:rPr>
            <w:noProof/>
            <w:webHidden/>
          </w:rPr>
          <w:fldChar w:fldCharType="end"/>
        </w:r>
      </w:hyperlink>
    </w:p>
    <w:p w14:paraId="4A3BF69B" w14:textId="77777777" w:rsidR="0077288F" w:rsidRDefault="0077288F">
      <w:pPr>
        <w:pStyle w:val="TOC2"/>
        <w:rPr>
          <w:b w:val="0"/>
          <w:bCs w:val="0"/>
          <w:noProof/>
          <w:sz w:val="22"/>
          <w:lang w:eastAsia="en-SG"/>
        </w:rPr>
      </w:pPr>
      <w:hyperlink w:anchor="_Toc86223166" w:history="1">
        <w:r w:rsidRPr="008E7C3A">
          <w:rPr>
            <w:rStyle w:val="Hyperlink"/>
            <w:noProof/>
            <w:lang w:val="en-US"/>
          </w:rPr>
          <w:t>L.</w:t>
        </w:r>
        <w:r>
          <w:rPr>
            <w:b w:val="0"/>
            <w:bCs w:val="0"/>
            <w:noProof/>
            <w:sz w:val="22"/>
            <w:lang w:eastAsia="en-SG"/>
          </w:rPr>
          <w:tab/>
        </w:r>
        <w:r w:rsidRPr="008E7C3A">
          <w:rPr>
            <w:rStyle w:val="Hyperlink"/>
            <w:noProof/>
            <w:lang w:val="en-US"/>
          </w:rPr>
          <w:t>CMD_SETFONT2</w:t>
        </w:r>
        <w:r>
          <w:rPr>
            <w:noProof/>
            <w:webHidden/>
          </w:rPr>
          <w:tab/>
        </w:r>
        <w:r>
          <w:rPr>
            <w:noProof/>
            <w:webHidden/>
          </w:rPr>
          <w:fldChar w:fldCharType="begin"/>
        </w:r>
        <w:r>
          <w:rPr>
            <w:noProof/>
            <w:webHidden/>
          </w:rPr>
          <w:instrText xml:space="preserve"> PAGEREF _Toc86223166 \h </w:instrText>
        </w:r>
        <w:r>
          <w:rPr>
            <w:noProof/>
            <w:webHidden/>
          </w:rPr>
        </w:r>
        <w:r>
          <w:rPr>
            <w:noProof/>
            <w:webHidden/>
          </w:rPr>
          <w:fldChar w:fldCharType="separate"/>
        </w:r>
        <w:r>
          <w:rPr>
            <w:noProof/>
            <w:webHidden/>
          </w:rPr>
          <w:t>59</w:t>
        </w:r>
        <w:r>
          <w:rPr>
            <w:noProof/>
            <w:webHidden/>
          </w:rPr>
          <w:fldChar w:fldCharType="end"/>
        </w:r>
      </w:hyperlink>
    </w:p>
    <w:p w14:paraId="79706F26" w14:textId="77777777" w:rsidR="0077288F" w:rsidRDefault="0077288F">
      <w:pPr>
        <w:pStyle w:val="TOC2"/>
        <w:rPr>
          <w:b w:val="0"/>
          <w:bCs w:val="0"/>
          <w:noProof/>
          <w:sz w:val="22"/>
          <w:lang w:eastAsia="en-SG"/>
        </w:rPr>
      </w:pPr>
      <w:hyperlink w:anchor="_Toc86223167" w:history="1">
        <w:r w:rsidRPr="008E7C3A">
          <w:rPr>
            <w:rStyle w:val="Hyperlink"/>
            <w:noProof/>
            <w:lang w:val="en-US"/>
          </w:rPr>
          <w:t>M.</w:t>
        </w:r>
        <w:r>
          <w:rPr>
            <w:b w:val="0"/>
            <w:bCs w:val="0"/>
            <w:noProof/>
            <w:sz w:val="22"/>
            <w:lang w:eastAsia="en-SG"/>
          </w:rPr>
          <w:tab/>
        </w:r>
        <w:r w:rsidRPr="008E7C3A">
          <w:rPr>
            <w:rStyle w:val="Hyperlink"/>
            <w:noProof/>
            <w:lang w:val="en-US"/>
          </w:rPr>
          <w:t>CMD_TEXT</w:t>
        </w:r>
        <w:r>
          <w:rPr>
            <w:noProof/>
            <w:webHidden/>
          </w:rPr>
          <w:tab/>
        </w:r>
        <w:r>
          <w:rPr>
            <w:noProof/>
            <w:webHidden/>
          </w:rPr>
          <w:fldChar w:fldCharType="begin"/>
        </w:r>
        <w:r>
          <w:rPr>
            <w:noProof/>
            <w:webHidden/>
          </w:rPr>
          <w:instrText xml:space="preserve"> PAGEREF _Toc86223167 \h </w:instrText>
        </w:r>
        <w:r>
          <w:rPr>
            <w:noProof/>
            <w:webHidden/>
          </w:rPr>
        </w:r>
        <w:r>
          <w:rPr>
            <w:noProof/>
            <w:webHidden/>
          </w:rPr>
          <w:fldChar w:fldCharType="separate"/>
        </w:r>
        <w:r>
          <w:rPr>
            <w:noProof/>
            <w:webHidden/>
          </w:rPr>
          <w:t>60</w:t>
        </w:r>
        <w:r>
          <w:rPr>
            <w:noProof/>
            <w:webHidden/>
          </w:rPr>
          <w:fldChar w:fldCharType="end"/>
        </w:r>
      </w:hyperlink>
    </w:p>
    <w:p w14:paraId="6964F2A6" w14:textId="77777777" w:rsidR="0077288F" w:rsidRDefault="0077288F">
      <w:pPr>
        <w:pStyle w:val="TOC1"/>
        <w:rPr>
          <w:b w:val="0"/>
          <w:bCs w:val="0"/>
          <w:iCs w:val="0"/>
          <w:noProof/>
          <w:color w:val="auto"/>
          <w:sz w:val="22"/>
          <w:szCs w:val="22"/>
          <w:lang w:eastAsia="en-SG"/>
        </w:rPr>
      </w:pPr>
      <w:hyperlink w:anchor="_Toc86223168" w:history="1">
        <w:r w:rsidRPr="008E7C3A">
          <w:rPr>
            <w:rStyle w:val="Hyperlink"/>
            <w:noProof/>
            <w:lang w:val="en-US"/>
            <w14:scene3d>
              <w14:camera w14:prst="orthographicFront"/>
              <w14:lightRig w14:rig="threePt" w14:dir="t">
                <w14:rot w14:lat="0" w14:lon="0" w14:rev="0"/>
              </w14:lightRig>
            </w14:scene3d>
          </w:rPr>
          <w:t>VII.</w:t>
        </w:r>
        <w:r>
          <w:rPr>
            <w:b w:val="0"/>
            <w:bCs w:val="0"/>
            <w:iCs w:val="0"/>
            <w:noProof/>
            <w:color w:val="auto"/>
            <w:sz w:val="22"/>
            <w:szCs w:val="22"/>
            <w:lang w:eastAsia="en-SG"/>
          </w:rPr>
          <w:tab/>
        </w:r>
        <w:r w:rsidRPr="008E7C3A">
          <w:rPr>
            <w:rStyle w:val="Hyperlink"/>
            <w:noProof/>
            <w:lang w:val="en-US"/>
          </w:rPr>
          <w:t>Working with EVE Screen Editor</w:t>
        </w:r>
        <w:r>
          <w:rPr>
            <w:noProof/>
            <w:webHidden/>
          </w:rPr>
          <w:tab/>
        </w:r>
        <w:r>
          <w:rPr>
            <w:noProof/>
            <w:webHidden/>
          </w:rPr>
          <w:fldChar w:fldCharType="begin"/>
        </w:r>
        <w:r>
          <w:rPr>
            <w:noProof/>
            <w:webHidden/>
          </w:rPr>
          <w:instrText xml:space="preserve"> PAGEREF _Toc86223168 \h </w:instrText>
        </w:r>
        <w:r>
          <w:rPr>
            <w:noProof/>
            <w:webHidden/>
          </w:rPr>
        </w:r>
        <w:r>
          <w:rPr>
            <w:noProof/>
            <w:webHidden/>
          </w:rPr>
          <w:fldChar w:fldCharType="separate"/>
        </w:r>
        <w:r>
          <w:rPr>
            <w:noProof/>
            <w:webHidden/>
          </w:rPr>
          <w:t>61</w:t>
        </w:r>
        <w:r>
          <w:rPr>
            <w:noProof/>
            <w:webHidden/>
          </w:rPr>
          <w:fldChar w:fldCharType="end"/>
        </w:r>
      </w:hyperlink>
    </w:p>
    <w:p w14:paraId="60BDAF3B" w14:textId="77777777" w:rsidR="0077288F" w:rsidRDefault="0077288F">
      <w:pPr>
        <w:pStyle w:val="TOC2"/>
        <w:rPr>
          <w:b w:val="0"/>
          <w:bCs w:val="0"/>
          <w:noProof/>
          <w:sz w:val="22"/>
          <w:lang w:eastAsia="en-SG"/>
        </w:rPr>
      </w:pPr>
      <w:hyperlink w:anchor="_Toc86223169" w:history="1">
        <w:r w:rsidRPr="008E7C3A">
          <w:rPr>
            <w:rStyle w:val="Hyperlink"/>
            <w:noProof/>
            <w:lang w:val="en-US"/>
          </w:rPr>
          <w:t>A.</w:t>
        </w:r>
        <w:r>
          <w:rPr>
            <w:b w:val="0"/>
            <w:bCs w:val="0"/>
            <w:noProof/>
            <w:sz w:val="22"/>
            <w:lang w:eastAsia="en-SG"/>
          </w:rPr>
          <w:tab/>
        </w:r>
        <w:r w:rsidRPr="008E7C3A">
          <w:rPr>
            <w:rStyle w:val="Hyperlink"/>
            <w:noProof/>
            <w:lang w:val="en-US"/>
          </w:rPr>
          <w:t>Connect with Hardware</w:t>
        </w:r>
        <w:r>
          <w:rPr>
            <w:noProof/>
            <w:webHidden/>
          </w:rPr>
          <w:tab/>
        </w:r>
        <w:r>
          <w:rPr>
            <w:noProof/>
            <w:webHidden/>
          </w:rPr>
          <w:fldChar w:fldCharType="begin"/>
        </w:r>
        <w:r>
          <w:rPr>
            <w:noProof/>
            <w:webHidden/>
          </w:rPr>
          <w:instrText xml:space="preserve"> PAGEREF _Toc86223169 \h </w:instrText>
        </w:r>
        <w:r>
          <w:rPr>
            <w:noProof/>
            <w:webHidden/>
          </w:rPr>
        </w:r>
        <w:r>
          <w:rPr>
            <w:noProof/>
            <w:webHidden/>
          </w:rPr>
          <w:fldChar w:fldCharType="separate"/>
        </w:r>
        <w:r>
          <w:rPr>
            <w:noProof/>
            <w:webHidden/>
          </w:rPr>
          <w:t>61</w:t>
        </w:r>
        <w:r>
          <w:rPr>
            <w:noProof/>
            <w:webHidden/>
          </w:rPr>
          <w:fldChar w:fldCharType="end"/>
        </w:r>
      </w:hyperlink>
    </w:p>
    <w:p w14:paraId="67F85DF9" w14:textId="77777777" w:rsidR="0077288F" w:rsidRDefault="0077288F">
      <w:pPr>
        <w:pStyle w:val="TOC2"/>
        <w:rPr>
          <w:b w:val="0"/>
          <w:bCs w:val="0"/>
          <w:noProof/>
          <w:sz w:val="22"/>
          <w:lang w:eastAsia="en-SG"/>
        </w:rPr>
      </w:pPr>
      <w:hyperlink w:anchor="_Toc86223170" w:history="1">
        <w:r w:rsidRPr="008E7C3A">
          <w:rPr>
            <w:rStyle w:val="Hyperlink"/>
            <w:noProof/>
            <w:lang w:val="en-US"/>
          </w:rPr>
          <w:t>B.</w:t>
        </w:r>
        <w:r>
          <w:rPr>
            <w:b w:val="0"/>
            <w:bCs w:val="0"/>
            <w:noProof/>
            <w:sz w:val="22"/>
            <w:lang w:eastAsia="en-SG"/>
          </w:rPr>
          <w:tab/>
        </w:r>
        <w:r w:rsidRPr="008E7C3A">
          <w:rPr>
            <w:rStyle w:val="Hyperlink"/>
            <w:noProof/>
            <w:lang w:val="en-US"/>
          </w:rPr>
          <w:t>Check your design</w:t>
        </w:r>
        <w:r>
          <w:rPr>
            <w:noProof/>
            <w:webHidden/>
          </w:rPr>
          <w:tab/>
        </w:r>
        <w:r>
          <w:rPr>
            <w:noProof/>
            <w:webHidden/>
          </w:rPr>
          <w:fldChar w:fldCharType="begin"/>
        </w:r>
        <w:r>
          <w:rPr>
            <w:noProof/>
            <w:webHidden/>
          </w:rPr>
          <w:instrText xml:space="preserve"> PAGEREF _Toc86223170 \h </w:instrText>
        </w:r>
        <w:r>
          <w:rPr>
            <w:noProof/>
            <w:webHidden/>
          </w:rPr>
        </w:r>
        <w:r>
          <w:rPr>
            <w:noProof/>
            <w:webHidden/>
          </w:rPr>
          <w:fldChar w:fldCharType="separate"/>
        </w:r>
        <w:r>
          <w:rPr>
            <w:noProof/>
            <w:webHidden/>
          </w:rPr>
          <w:t>64</w:t>
        </w:r>
        <w:r>
          <w:rPr>
            <w:noProof/>
            <w:webHidden/>
          </w:rPr>
          <w:fldChar w:fldCharType="end"/>
        </w:r>
      </w:hyperlink>
    </w:p>
    <w:p w14:paraId="3E39F6BE" w14:textId="77777777" w:rsidR="0077288F" w:rsidRDefault="0077288F">
      <w:pPr>
        <w:pStyle w:val="TOC3"/>
        <w:tabs>
          <w:tab w:val="left" w:pos="880"/>
          <w:tab w:val="right" w:leader="dot" w:pos="9016"/>
        </w:tabs>
        <w:rPr>
          <w:i w:val="0"/>
          <w:noProof/>
          <w:szCs w:val="22"/>
          <w:lang w:eastAsia="en-SG"/>
        </w:rPr>
      </w:pPr>
      <w:hyperlink w:anchor="_Toc86223171" w:history="1">
        <w:r w:rsidRPr="008E7C3A">
          <w:rPr>
            <w:rStyle w:val="Hyperlink"/>
            <w:noProof/>
          </w:rPr>
          <w:t>1.</w:t>
        </w:r>
        <w:r>
          <w:rPr>
            <w:i w:val="0"/>
            <w:noProof/>
            <w:szCs w:val="22"/>
            <w:lang w:eastAsia="en-SG"/>
          </w:rPr>
          <w:tab/>
        </w:r>
        <w:r w:rsidRPr="008E7C3A">
          <w:rPr>
            <w:rStyle w:val="Hyperlink"/>
            <w:noProof/>
          </w:rPr>
          <w:t>Step by Step</w:t>
        </w:r>
        <w:r>
          <w:rPr>
            <w:noProof/>
            <w:webHidden/>
          </w:rPr>
          <w:tab/>
        </w:r>
        <w:r>
          <w:rPr>
            <w:noProof/>
            <w:webHidden/>
          </w:rPr>
          <w:fldChar w:fldCharType="begin"/>
        </w:r>
        <w:r>
          <w:rPr>
            <w:noProof/>
            <w:webHidden/>
          </w:rPr>
          <w:instrText xml:space="preserve"> PAGEREF _Toc86223171 \h </w:instrText>
        </w:r>
        <w:r>
          <w:rPr>
            <w:noProof/>
            <w:webHidden/>
          </w:rPr>
        </w:r>
        <w:r>
          <w:rPr>
            <w:noProof/>
            <w:webHidden/>
          </w:rPr>
          <w:fldChar w:fldCharType="separate"/>
        </w:r>
        <w:r>
          <w:rPr>
            <w:noProof/>
            <w:webHidden/>
          </w:rPr>
          <w:t>64</w:t>
        </w:r>
        <w:r>
          <w:rPr>
            <w:noProof/>
            <w:webHidden/>
          </w:rPr>
          <w:fldChar w:fldCharType="end"/>
        </w:r>
      </w:hyperlink>
    </w:p>
    <w:p w14:paraId="50BBB655" w14:textId="77777777" w:rsidR="0077288F" w:rsidRDefault="0077288F">
      <w:pPr>
        <w:pStyle w:val="TOC3"/>
        <w:tabs>
          <w:tab w:val="left" w:pos="880"/>
          <w:tab w:val="right" w:leader="dot" w:pos="9016"/>
        </w:tabs>
        <w:rPr>
          <w:i w:val="0"/>
          <w:noProof/>
          <w:szCs w:val="22"/>
          <w:lang w:eastAsia="en-SG"/>
        </w:rPr>
      </w:pPr>
      <w:hyperlink w:anchor="_Toc86223172" w:history="1">
        <w:r w:rsidRPr="008E7C3A">
          <w:rPr>
            <w:rStyle w:val="Hyperlink"/>
            <w:noProof/>
          </w:rPr>
          <w:t>2.</w:t>
        </w:r>
        <w:r>
          <w:rPr>
            <w:i w:val="0"/>
            <w:noProof/>
            <w:szCs w:val="22"/>
            <w:lang w:eastAsia="en-SG"/>
          </w:rPr>
          <w:tab/>
        </w:r>
        <w:r w:rsidRPr="008E7C3A">
          <w:rPr>
            <w:rStyle w:val="Hyperlink"/>
            <w:noProof/>
          </w:rPr>
          <w:t>Trace the pixel</w:t>
        </w:r>
        <w:r>
          <w:rPr>
            <w:noProof/>
            <w:webHidden/>
          </w:rPr>
          <w:tab/>
        </w:r>
        <w:r>
          <w:rPr>
            <w:noProof/>
            <w:webHidden/>
          </w:rPr>
          <w:fldChar w:fldCharType="begin"/>
        </w:r>
        <w:r>
          <w:rPr>
            <w:noProof/>
            <w:webHidden/>
          </w:rPr>
          <w:instrText xml:space="preserve"> PAGEREF _Toc86223172 \h </w:instrText>
        </w:r>
        <w:r>
          <w:rPr>
            <w:noProof/>
            <w:webHidden/>
          </w:rPr>
        </w:r>
        <w:r>
          <w:rPr>
            <w:noProof/>
            <w:webHidden/>
          </w:rPr>
          <w:fldChar w:fldCharType="separate"/>
        </w:r>
        <w:r>
          <w:rPr>
            <w:noProof/>
            <w:webHidden/>
          </w:rPr>
          <w:t>65</w:t>
        </w:r>
        <w:r>
          <w:rPr>
            <w:noProof/>
            <w:webHidden/>
          </w:rPr>
          <w:fldChar w:fldCharType="end"/>
        </w:r>
      </w:hyperlink>
    </w:p>
    <w:p w14:paraId="4C4EB684" w14:textId="77777777" w:rsidR="0077288F" w:rsidRDefault="0077288F">
      <w:pPr>
        <w:pStyle w:val="TOC3"/>
        <w:tabs>
          <w:tab w:val="left" w:pos="880"/>
          <w:tab w:val="right" w:leader="dot" w:pos="9016"/>
        </w:tabs>
        <w:rPr>
          <w:i w:val="0"/>
          <w:noProof/>
          <w:szCs w:val="22"/>
          <w:lang w:eastAsia="en-SG"/>
        </w:rPr>
      </w:pPr>
      <w:hyperlink w:anchor="_Toc86223173" w:history="1">
        <w:r w:rsidRPr="008E7C3A">
          <w:rPr>
            <w:rStyle w:val="Hyperlink"/>
            <w:noProof/>
          </w:rPr>
          <w:t>3.</w:t>
        </w:r>
        <w:r>
          <w:rPr>
            <w:i w:val="0"/>
            <w:noProof/>
            <w:szCs w:val="22"/>
            <w:lang w:eastAsia="en-SG"/>
          </w:rPr>
          <w:tab/>
        </w:r>
        <w:r w:rsidRPr="008E7C3A">
          <w:rPr>
            <w:rStyle w:val="Hyperlink"/>
            <w:noProof/>
          </w:rPr>
          <w:t>Drag and Drop</w:t>
        </w:r>
        <w:r>
          <w:rPr>
            <w:noProof/>
            <w:webHidden/>
          </w:rPr>
          <w:tab/>
        </w:r>
        <w:r>
          <w:rPr>
            <w:noProof/>
            <w:webHidden/>
          </w:rPr>
          <w:fldChar w:fldCharType="begin"/>
        </w:r>
        <w:r>
          <w:rPr>
            <w:noProof/>
            <w:webHidden/>
          </w:rPr>
          <w:instrText xml:space="preserve"> PAGEREF _Toc86223173 \h </w:instrText>
        </w:r>
        <w:r>
          <w:rPr>
            <w:noProof/>
            <w:webHidden/>
          </w:rPr>
        </w:r>
        <w:r>
          <w:rPr>
            <w:noProof/>
            <w:webHidden/>
          </w:rPr>
          <w:fldChar w:fldCharType="separate"/>
        </w:r>
        <w:r>
          <w:rPr>
            <w:noProof/>
            <w:webHidden/>
          </w:rPr>
          <w:t>66</w:t>
        </w:r>
        <w:r>
          <w:rPr>
            <w:noProof/>
            <w:webHidden/>
          </w:rPr>
          <w:fldChar w:fldCharType="end"/>
        </w:r>
      </w:hyperlink>
    </w:p>
    <w:p w14:paraId="02BCC56A" w14:textId="77777777" w:rsidR="0077288F" w:rsidRDefault="0077288F">
      <w:pPr>
        <w:pStyle w:val="TOC2"/>
        <w:rPr>
          <w:b w:val="0"/>
          <w:bCs w:val="0"/>
          <w:noProof/>
          <w:sz w:val="22"/>
          <w:lang w:eastAsia="en-SG"/>
        </w:rPr>
      </w:pPr>
      <w:hyperlink w:anchor="_Toc86223174" w:history="1">
        <w:r w:rsidRPr="008E7C3A">
          <w:rPr>
            <w:rStyle w:val="Hyperlink"/>
            <w:noProof/>
            <w:lang w:val="en-US"/>
          </w:rPr>
          <w:t>C.</w:t>
        </w:r>
        <w:r>
          <w:rPr>
            <w:b w:val="0"/>
            <w:bCs w:val="0"/>
            <w:noProof/>
            <w:sz w:val="22"/>
            <w:lang w:eastAsia="en-SG"/>
          </w:rPr>
          <w:tab/>
        </w:r>
        <w:r w:rsidRPr="008E7C3A">
          <w:rPr>
            <w:rStyle w:val="Hyperlink"/>
            <w:noProof/>
            <w:lang w:val="en-US"/>
          </w:rPr>
          <w:t>Example Project</w:t>
        </w:r>
        <w:r>
          <w:rPr>
            <w:noProof/>
            <w:webHidden/>
          </w:rPr>
          <w:tab/>
        </w:r>
        <w:r>
          <w:rPr>
            <w:noProof/>
            <w:webHidden/>
          </w:rPr>
          <w:fldChar w:fldCharType="begin"/>
        </w:r>
        <w:r>
          <w:rPr>
            <w:noProof/>
            <w:webHidden/>
          </w:rPr>
          <w:instrText xml:space="preserve"> PAGEREF _Toc86223174 \h </w:instrText>
        </w:r>
        <w:r>
          <w:rPr>
            <w:noProof/>
            <w:webHidden/>
          </w:rPr>
        </w:r>
        <w:r>
          <w:rPr>
            <w:noProof/>
            <w:webHidden/>
          </w:rPr>
          <w:fldChar w:fldCharType="separate"/>
        </w:r>
        <w:r>
          <w:rPr>
            <w:noProof/>
            <w:webHidden/>
          </w:rPr>
          <w:t>67</w:t>
        </w:r>
        <w:r>
          <w:rPr>
            <w:noProof/>
            <w:webHidden/>
          </w:rPr>
          <w:fldChar w:fldCharType="end"/>
        </w:r>
      </w:hyperlink>
    </w:p>
    <w:p w14:paraId="1EEE36B9" w14:textId="77777777" w:rsidR="0077288F" w:rsidRDefault="0077288F">
      <w:pPr>
        <w:pStyle w:val="TOC1"/>
        <w:tabs>
          <w:tab w:val="left" w:pos="880"/>
        </w:tabs>
        <w:rPr>
          <w:b w:val="0"/>
          <w:bCs w:val="0"/>
          <w:iCs w:val="0"/>
          <w:noProof/>
          <w:color w:val="auto"/>
          <w:sz w:val="22"/>
          <w:szCs w:val="22"/>
          <w:lang w:eastAsia="en-SG"/>
        </w:rPr>
      </w:pPr>
      <w:hyperlink w:anchor="_Toc86223175" w:history="1">
        <w:r w:rsidRPr="008E7C3A">
          <w:rPr>
            <w:rStyle w:val="Hyperlink"/>
            <w:noProof/>
            <w:lang w:val="en-US"/>
            <w14:scene3d>
              <w14:camera w14:prst="orthographicFront"/>
              <w14:lightRig w14:rig="threePt" w14:dir="t">
                <w14:rot w14:lat="0" w14:lon="0" w14:rev="0"/>
              </w14:lightRig>
            </w14:scene3d>
          </w:rPr>
          <w:t>VIII.</w:t>
        </w:r>
        <w:r>
          <w:rPr>
            <w:b w:val="0"/>
            <w:bCs w:val="0"/>
            <w:iCs w:val="0"/>
            <w:noProof/>
            <w:color w:val="auto"/>
            <w:sz w:val="22"/>
            <w:szCs w:val="22"/>
            <w:lang w:eastAsia="en-SG"/>
          </w:rPr>
          <w:tab/>
        </w:r>
        <w:r w:rsidRPr="008E7C3A">
          <w:rPr>
            <w:rStyle w:val="Hyperlink"/>
            <w:noProof/>
            <w:lang w:val="en-US"/>
          </w:rPr>
          <w:t>Disclaimer</w:t>
        </w:r>
        <w:r>
          <w:rPr>
            <w:noProof/>
            <w:webHidden/>
          </w:rPr>
          <w:tab/>
        </w:r>
        <w:r>
          <w:rPr>
            <w:noProof/>
            <w:webHidden/>
          </w:rPr>
          <w:fldChar w:fldCharType="begin"/>
        </w:r>
        <w:r>
          <w:rPr>
            <w:noProof/>
            <w:webHidden/>
          </w:rPr>
          <w:instrText xml:space="preserve"> PAGEREF _Toc86223175 \h </w:instrText>
        </w:r>
        <w:r>
          <w:rPr>
            <w:noProof/>
            <w:webHidden/>
          </w:rPr>
        </w:r>
        <w:r>
          <w:rPr>
            <w:noProof/>
            <w:webHidden/>
          </w:rPr>
          <w:fldChar w:fldCharType="separate"/>
        </w:r>
        <w:r>
          <w:rPr>
            <w:noProof/>
            <w:webHidden/>
          </w:rPr>
          <w:t>68</w:t>
        </w:r>
        <w:r>
          <w:rPr>
            <w:noProof/>
            <w:webHidden/>
          </w:rPr>
          <w:fldChar w:fldCharType="end"/>
        </w:r>
      </w:hyperlink>
    </w:p>
    <w:p w14:paraId="33B60810" w14:textId="77777777" w:rsidR="0077288F" w:rsidRDefault="0077288F">
      <w:pPr>
        <w:pStyle w:val="TOC1"/>
        <w:rPr>
          <w:b w:val="0"/>
          <w:bCs w:val="0"/>
          <w:iCs w:val="0"/>
          <w:noProof/>
          <w:color w:val="auto"/>
          <w:sz w:val="22"/>
          <w:szCs w:val="22"/>
          <w:lang w:eastAsia="en-SG"/>
        </w:rPr>
      </w:pPr>
      <w:hyperlink w:anchor="_Toc86223176" w:history="1">
        <w:r w:rsidRPr="008E7C3A">
          <w:rPr>
            <w:rStyle w:val="Hyperlink"/>
            <w:noProof/>
            <w:lang w:val="en-US"/>
            <w14:scene3d>
              <w14:camera w14:prst="orthographicFront"/>
              <w14:lightRig w14:rig="threePt" w14:dir="t">
                <w14:rot w14:lat="0" w14:lon="0" w14:rev="0"/>
              </w14:lightRig>
            </w14:scene3d>
          </w:rPr>
          <w:t>IX.</w:t>
        </w:r>
        <w:r>
          <w:rPr>
            <w:b w:val="0"/>
            <w:bCs w:val="0"/>
            <w:iCs w:val="0"/>
            <w:noProof/>
            <w:color w:val="auto"/>
            <w:sz w:val="22"/>
            <w:szCs w:val="22"/>
            <w:lang w:eastAsia="en-SG"/>
          </w:rPr>
          <w:tab/>
        </w:r>
        <w:r w:rsidRPr="008E7C3A">
          <w:rPr>
            <w:rStyle w:val="Hyperlink"/>
            <w:noProof/>
            <w:lang w:val="en-US"/>
          </w:rPr>
          <w:t>Contact Information</w:t>
        </w:r>
        <w:r>
          <w:rPr>
            <w:noProof/>
            <w:webHidden/>
          </w:rPr>
          <w:tab/>
        </w:r>
        <w:r>
          <w:rPr>
            <w:noProof/>
            <w:webHidden/>
          </w:rPr>
          <w:fldChar w:fldCharType="begin"/>
        </w:r>
        <w:r>
          <w:rPr>
            <w:noProof/>
            <w:webHidden/>
          </w:rPr>
          <w:instrText xml:space="preserve"> PAGEREF _Toc86223176 \h </w:instrText>
        </w:r>
        <w:r>
          <w:rPr>
            <w:noProof/>
            <w:webHidden/>
          </w:rPr>
        </w:r>
        <w:r>
          <w:rPr>
            <w:noProof/>
            <w:webHidden/>
          </w:rPr>
          <w:fldChar w:fldCharType="separate"/>
        </w:r>
        <w:r>
          <w:rPr>
            <w:noProof/>
            <w:webHidden/>
          </w:rPr>
          <w:t>69</w:t>
        </w:r>
        <w:r>
          <w:rPr>
            <w:noProof/>
            <w:webHidden/>
          </w:rPr>
          <w:fldChar w:fldCharType="end"/>
        </w:r>
      </w:hyperlink>
    </w:p>
    <w:p w14:paraId="696028C6" w14:textId="77777777" w:rsidR="0077288F" w:rsidRDefault="0077288F">
      <w:pPr>
        <w:pStyle w:val="TOC1"/>
        <w:rPr>
          <w:b w:val="0"/>
          <w:bCs w:val="0"/>
          <w:iCs w:val="0"/>
          <w:noProof/>
          <w:color w:val="auto"/>
          <w:sz w:val="22"/>
          <w:szCs w:val="22"/>
          <w:lang w:eastAsia="en-SG"/>
        </w:rPr>
      </w:pPr>
      <w:hyperlink w:anchor="_Toc86223177" w:history="1">
        <w:r w:rsidRPr="008E7C3A">
          <w:rPr>
            <w:rStyle w:val="Hyperlink"/>
            <w:noProof/>
            <w:lang w:val="en-US"/>
          </w:rPr>
          <w:t>Appendix A - References</w:t>
        </w:r>
        <w:r>
          <w:rPr>
            <w:noProof/>
            <w:webHidden/>
          </w:rPr>
          <w:tab/>
        </w:r>
        <w:r>
          <w:rPr>
            <w:noProof/>
            <w:webHidden/>
          </w:rPr>
          <w:fldChar w:fldCharType="begin"/>
        </w:r>
        <w:r>
          <w:rPr>
            <w:noProof/>
            <w:webHidden/>
          </w:rPr>
          <w:instrText xml:space="preserve"> PAGEREF _Toc86223177 \h </w:instrText>
        </w:r>
        <w:r>
          <w:rPr>
            <w:noProof/>
            <w:webHidden/>
          </w:rPr>
        </w:r>
        <w:r>
          <w:rPr>
            <w:noProof/>
            <w:webHidden/>
          </w:rPr>
          <w:fldChar w:fldCharType="separate"/>
        </w:r>
        <w:r>
          <w:rPr>
            <w:noProof/>
            <w:webHidden/>
          </w:rPr>
          <w:t>70</w:t>
        </w:r>
        <w:r>
          <w:rPr>
            <w:noProof/>
            <w:webHidden/>
          </w:rPr>
          <w:fldChar w:fldCharType="end"/>
        </w:r>
      </w:hyperlink>
    </w:p>
    <w:p w14:paraId="29092167" w14:textId="77777777" w:rsidR="0077288F" w:rsidRDefault="0077288F">
      <w:pPr>
        <w:pStyle w:val="TOC2"/>
        <w:rPr>
          <w:b w:val="0"/>
          <w:bCs w:val="0"/>
          <w:noProof/>
          <w:sz w:val="22"/>
          <w:lang w:eastAsia="en-SG"/>
        </w:rPr>
      </w:pPr>
      <w:hyperlink w:anchor="_Toc86223178" w:history="1">
        <w:r w:rsidRPr="008E7C3A">
          <w:rPr>
            <w:rStyle w:val="Hyperlink"/>
            <w:noProof/>
            <w:lang w:val="en-US"/>
          </w:rPr>
          <w:t>Document References</w:t>
        </w:r>
        <w:r>
          <w:rPr>
            <w:noProof/>
            <w:webHidden/>
          </w:rPr>
          <w:tab/>
        </w:r>
        <w:r>
          <w:rPr>
            <w:noProof/>
            <w:webHidden/>
          </w:rPr>
          <w:fldChar w:fldCharType="begin"/>
        </w:r>
        <w:r>
          <w:rPr>
            <w:noProof/>
            <w:webHidden/>
          </w:rPr>
          <w:instrText xml:space="preserve"> PAGEREF _Toc86223178 \h </w:instrText>
        </w:r>
        <w:r>
          <w:rPr>
            <w:noProof/>
            <w:webHidden/>
          </w:rPr>
        </w:r>
        <w:r>
          <w:rPr>
            <w:noProof/>
            <w:webHidden/>
          </w:rPr>
          <w:fldChar w:fldCharType="separate"/>
        </w:r>
        <w:r>
          <w:rPr>
            <w:noProof/>
            <w:webHidden/>
          </w:rPr>
          <w:t>70</w:t>
        </w:r>
        <w:r>
          <w:rPr>
            <w:noProof/>
            <w:webHidden/>
          </w:rPr>
          <w:fldChar w:fldCharType="end"/>
        </w:r>
      </w:hyperlink>
    </w:p>
    <w:p w14:paraId="5E532E5A" w14:textId="77777777" w:rsidR="0077288F" w:rsidRDefault="0077288F">
      <w:pPr>
        <w:pStyle w:val="TOC2"/>
        <w:rPr>
          <w:b w:val="0"/>
          <w:bCs w:val="0"/>
          <w:noProof/>
          <w:sz w:val="22"/>
          <w:lang w:eastAsia="en-SG"/>
        </w:rPr>
      </w:pPr>
      <w:hyperlink w:anchor="_Toc86223179" w:history="1">
        <w:r w:rsidRPr="008E7C3A">
          <w:rPr>
            <w:rStyle w:val="Hyperlink"/>
            <w:noProof/>
            <w:lang w:val="en-US"/>
          </w:rPr>
          <w:t>Acronyms &amp; Abbreviations</w:t>
        </w:r>
        <w:r>
          <w:rPr>
            <w:noProof/>
            <w:webHidden/>
          </w:rPr>
          <w:tab/>
        </w:r>
        <w:r>
          <w:rPr>
            <w:noProof/>
            <w:webHidden/>
          </w:rPr>
          <w:fldChar w:fldCharType="begin"/>
        </w:r>
        <w:r>
          <w:rPr>
            <w:noProof/>
            <w:webHidden/>
          </w:rPr>
          <w:instrText xml:space="preserve"> PAGEREF _Toc86223179 \h </w:instrText>
        </w:r>
        <w:r>
          <w:rPr>
            <w:noProof/>
            <w:webHidden/>
          </w:rPr>
        </w:r>
        <w:r>
          <w:rPr>
            <w:noProof/>
            <w:webHidden/>
          </w:rPr>
          <w:fldChar w:fldCharType="separate"/>
        </w:r>
        <w:r>
          <w:rPr>
            <w:noProof/>
            <w:webHidden/>
          </w:rPr>
          <w:t>70</w:t>
        </w:r>
        <w:r>
          <w:rPr>
            <w:noProof/>
            <w:webHidden/>
          </w:rPr>
          <w:fldChar w:fldCharType="end"/>
        </w:r>
      </w:hyperlink>
    </w:p>
    <w:p w14:paraId="38262CE7" w14:textId="77777777" w:rsidR="0077288F" w:rsidRDefault="0077288F">
      <w:pPr>
        <w:pStyle w:val="TOC1"/>
        <w:rPr>
          <w:b w:val="0"/>
          <w:bCs w:val="0"/>
          <w:iCs w:val="0"/>
          <w:noProof/>
          <w:color w:val="auto"/>
          <w:sz w:val="22"/>
          <w:szCs w:val="22"/>
          <w:lang w:eastAsia="en-SG"/>
        </w:rPr>
      </w:pPr>
      <w:hyperlink w:anchor="_Toc86223180" w:history="1">
        <w:r w:rsidRPr="008E7C3A">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_Toc86223180 \h </w:instrText>
        </w:r>
        <w:r>
          <w:rPr>
            <w:noProof/>
            <w:webHidden/>
          </w:rPr>
        </w:r>
        <w:r>
          <w:rPr>
            <w:noProof/>
            <w:webHidden/>
          </w:rPr>
          <w:fldChar w:fldCharType="separate"/>
        </w:r>
        <w:r>
          <w:rPr>
            <w:noProof/>
            <w:webHidden/>
          </w:rPr>
          <w:t>71</w:t>
        </w:r>
        <w:r>
          <w:rPr>
            <w:noProof/>
            <w:webHidden/>
          </w:rPr>
          <w:fldChar w:fldCharType="end"/>
        </w:r>
      </w:hyperlink>
    </w:p>
    <w:p w14:paraId="2B957D93" w14:textId="77777777" w:rsidR="0077288F" w:rsidRDefault="0077288F">
      <w:pPr>
        <w:pStyle w:val="TOC2"/>
        <w:rPr>
          <w:b w:val="0"/>
          <w:bCs w:val="0"/>
          <w:noProof/>
          <w:sz w:val="22"/>
          <w:lang w:eastAsia="en-SG"/>
        </w:rPr>
      </w:pPr>
      <w:hyperlink w:anchor="_Toc86223181" w:history="1">
        <w:r w:rsidRPr="008E7C3A">
          <w:rPr>
            <w:rStyle w:val="Hyperlink"/>
            <w:noProof/>
            <w:lang w:val="en-US"/>
          </w:rPr>
          <w:t>List of Figures</w:t>
        </w:r>
        <w:r>
          <w:rPr>
            <w:noProof/>
            <w:webHidden/>
          </w:rPr>
          <w:tab/>
        </w:r>
        <w:r>
          <w:rPr>
            <w:noProof/>
            <w:webHidden/>
          </w:rPr>
          <w:fldChar w:fldCharType="begin"/>
        </w:r>
        <w:r>
          <w:rPr>
            <w:noProof/>
            <w:webHidden/>
          </w:rPr>
          <w:instrText xml:space="preserve"> PAGEREF _Toc86223181 \h </w:instrText>
        </w:r>
        <w:r>
          <w:rPr>
            <w:noProof/>
            <w:webHidden/>
          </w:rPr>
        </w:r>
        <w:r>
          <w:rPr>
            <w:noProof/>
            <w:webHidden/>
          </w:rPr>
          <w:fldChar w:fldCharType="separate"/>
        </w:r>
        <w:r>
          <w:rPr>
            <w:noProof/>
            <w:webHidden/>
          </w:rPr>
          <w:t>71</w:t>
        </w:r>
        <w:r>
          <w:rPr>
            <w:noProof/>
            <w:webHidden/>
          </w:rPr>
          <w:fldChar w:fldCharType="end"/>
        </w:r>
      </w:hyperlink>
    </w:p>
    <w:p w14:paraId="20FF3A35" w14:textId="77777777" w:rsidR="0077288F" w:rsidRDefault="0077288F">
      <w:pPr>
        <w:pStyle w:val="TOC2"/>
        <w:rPr>
          <w:b w:val="0"/>
          <w:bCs w:val="0"/>
          <w:noProof/>
          <w:sz w:val="22"/>
          <w:lang w:eastAsia="en-SG"/>
        </w:rPr>
      </w:pPr>
      <w:hyperlink w:anchor="_Toc86223182" w:history="1">
        <w:r w:rsidRPr="008E7C3A">
          <w:rPr>
            <w:rStyle w:val="Hyperlink"/>
            <w:noProof/>
            <w:lang w:val="en-US"/>
          </w:rPr>
          <w:t>List of Tables</w:t>
        </w:r>
        <w:r>
          <w:rPr>
            <w:noProof/>
            <w:webHidden/>
          </w:rPr>
          <w:tab/>
        </w:r>
        <w:r>
          <w:rPr>
            <w:noProof/>
            <w:webHidden/>
          </w:rPr>
          <w:fldChar w:fldCharType="begin"/>
        </w:r>
        <w:r>
          <w:rPr>
            <w:noProof/>
            <w:webHidden/>
          </w:rPr>
          <w:instrText xml:space="preserve"> PAGEREF _Toc86223182 \h </w:instrText>
        </w:r>
        <w:r>
          <w:rPr>
            <w:noProof/>
            <w:webHidden/>
          </w:rPr>
        </w:r>
        <w:r>
          <w:rPr>
            <w:noProof/>
            <w:webHidden/>
          </w:rPr>
          <w:fldChar w:fldCharType="separate"/>
        </w:r>
        <w:r>
          <w:rPr>
            <w:noProof/>
            <w:webHidden/>
          </w:rPr>
          <w:t>72</w:t>
        </w:r>
        <w:r>
          <w:rPr>
            <w:noProof/>
            <w:webHidden/>
          </w:rPr>
          <w:fldChar w:fldCharType="end"/>
        </w:r>
      </w:hyperlink>
    </w:p>
    <w:p w14:paraId="7A68D9DE" w14:textId="77777777" w:rsidR="0077288F" w:rsidRDefault="0077288F">
      <w:pPr>
        <w:pStyle w:val="TOC1"/>
        <w:rPr>
          <w:b w:val="0"/>
          <w:bCs w:val="0"/>
          <w:iCs w:val="0"/>
          <w:noProof/>
          <w:color w:val="auto"/>
          <w:sz w:val="22"/>
          <w:szCs w:val="22"/>
          <w:lang w:eastAsia="en-SG"/>
        </w:rPr>
      </w:pPr>
      <w:hyperlink w:anchor="_Toc86223183" w:history="1">
        <w:r w:rsidRPr="008E7C3A">
          <w:rPr>
            <w:rStyle w:val="Hyperlink"/>
            <w:noProof/>
            <w:lang w:val="en-US"/>
          </w:rPr>
          <w:t>Appendix C – Revision History</w:t>
        </w:r>
        <w:r>
          <w:rPr>
            <w:noProof/>
            <w:webHidden/>
          </w:rPr>
          <w:tab/>
        </w:r>
        <w:r>
          <w:rPr>
            <w:noProof/>
            <w:webHidden/>
          </w:rPr>
          <w:fldChar w:fldCharType="begin"/>
        </w:r>
        <w:r>
          <w:rPr>
            <w:noProof/>
            <w:webHidden/>
          </w:rPr>
          <w:instrText xml:space="preserve"> PAGEREF _Toc86223183 \h </w:instrText>
        </w:r>
        <w:r>
          <w:rPr>
            <w:noProof/>
            <w:webHidden/>
          </w:rPr>
        </w:r>
        <w:r>
          <w:rPr>
            <w:noProof/>
            <w:webHidden/>
          </w:rPr>
          <w:fldChar w:fldCharType="separate"/>
        </w:r>
        <w:r>
          <w:rPr>
            <w:noProof/>
            <w:webHidden/>
          </w:rPr>
          <w:t>73</w:t>
        </w:r>
        <w:r>
          <w:rPr>
            <w:noProof/>
            <w:webHidden/>
          </w:rPr>
          <w:fldChar w:fldCharType="end"/>
        </w:r>
      </w:hyperlink>
    </w:p>
    <w:p w14:paraId="3705A130" w14:textId="33B886C6"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br w:type="page"/>
      </w:r>
    </w:p>
    <w:p w14:paraId="633EB500" w14:textId="1AE09876" w:rsidR="0044277C" w:rsidRPr="001A437A" w:rsidRDefault="0044277C" w:rsidP="006C4AF3">
      <w:pPr>
        <w:pStyle w:val="Heading1"/>
      </w:pPr>
      <w:bookmarkStart w:id="5" w:name="_Toc86223100"/>
      <w:r>
        <w:lastRenderedPageBreak/>
        <w:t>P</w:t>
      </w:r>
      <w:r w:rsidR="00EB2E97">
        <w:t>reface</w:t>
      </w:r>
      <w:bookmarkEnd w:id="5"/>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6" w:name="_Toc86223101"/>
      <w:r>
        <w:t>Purpose</w:t>
      </w:r>
      <w:bookmarkEnd w:id="6"/>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7" w:name="_Toc86223102"/>
      <w:r>
        <w:t>Intended Audience</w:t>
      </w:r>
      <w:bookmarkEnd w:id="7"/>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8" w:name="_Toc86223103"/>
      <w:r>
        <w:t>Related Documents</w:t>
      </w:r>
      <w:bookmarkEnd w:id="8"/>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090EC5"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090EC5"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090EC5"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090EC5"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090EC5"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090EC5"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9" w:name="_Toc86223104"/>
      <w:r>
        <w:t>Feedback</w:t>
      </w:r>
      <w:bookmarkEnd w:id="9"/>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59B02BAA"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10" w:name="_Toc473810564"/>
      <w:bookmarkStart w:id="11" w:name="_Toc473810734"/>
      <w:bookmarkStart w:id="12" w:name="_Toc473811073"/>
      <w:bookmarkStart w:id="13" w:name="_Toc473811242"/>
      <w:bookmarkStart w:id="14" w:name="_Toc473811412"/>
      <w:bookmarkStart w:id="15" w:name="_Toc473812217"/>
      <w:bookmarkStart w:id="16" w:name="_Toc473813773"/>
      <w:bookmarkStart w:id="17" w:name="_Toc473814396"/>
      <w:bookmarkStart w:id="18" w:name="_Toc473815416"/>
      <w:bookmarkStart w:id="19" w:name="_Toc474141306"/>
      <w:bookmarkStart w:id="20" w:name="_Toc474143848"/>
      <w:bookmarkStart w:id="21" w:name="_Toc474154187"/>
      <w:bookmarkStart w:id="22" w:name="_Toc474315653"/>
      <w:bookmarkStart w:id="23" w:name="_Toc474317374"/>
      <w:bookmarkStart w:id="24" w:name="_Toc474317550"/>
      <w:bookmarkStart w:id="25" w:name="_Toc473810565"/>
      <w:bookmarkStart w:id="26" w:name="_Toc473810735"/>
      <w:bookmarkStart w:id="27" w:name="_Toc473811074"/>
      <w:bookmarkStart w:id="28" w:name="_Toc473811243"/>
      <w:bookmarkStart w:id="29" w:name="_Toc473811413"/>
      <w:bookmarkStart w:id="30" w:name="_Toc473812218"/>
      <w:bookmarkStart w:id="31" w:name="_Toc473813774"/>
      <w:bookmarkStart w:id="32" w:name="_Toc473814397"/>
      <w:bookmarkStart w:id="33" w:name="_Toc473815417"/>
      <w:bookmarkStart w:id="34" w:name="_Toc474141307"/>
      <w:bookmarkStart w:id="35" w:name="_Toc474143849"/>
      <w:bookmarkStart w:id="36" w:name="_Toc474154188"/>
      <w:bookmarkStart w:id="37" w:name="_Toc474315654"/>
      <w:bookmarkStart w:id="38" w:name="_Toc474317375"/>
      <w:bookmarkStart w:id="39" w:name="_Toc474317551"/>
      <w:bookmarkStart w:id="40" w:name="_Toc473810566"/>
      <w:bookmarkStart w:id="41" w:name="_Toc473810736"/>
      <w:bookmarkStart w:id="42" w:name="_Toc473811075"/>
      <w:bookmarkStart w:id="43" w:name="_Toc473811244"/>
      <w:bookmarkStart w:id="44" w:name="_Toc473811414"/>
      <w:bookmarkStart w:id="45" w:name="_Toc473812219"/>
      <w:bookmarkStart w:id="46" w:name="_Toc473813775"/>
      <w:bookmarkStart w:id="47" w:name="_Toc473814398"/>
      <w:bookmarkStart w:id="48" w:name="_Toc473815418"/>
      <w:bookmarkStart w:id="49" w:name="_Toc474141308"/>
      <w:bookmarkStart w:id="50" w:name="_Toc474143850"/>
      <w:bookmarkStart w:id="51" w:name="_Toc474154189"/>
      <w:bookmarkStart w:id="52" w:name="_Toc474315655"/>
      <w:bookmarkStart w:id="53" w:name="_Toc474317376"/>
      <w:bookmarkStart w:id="54" w:name="_Toc474317552"/>
      <w:bookmarkStart w:id="55" w:name="_Toc473810567"/>
      <w:bookmarkStart w:id="56" w:name="_Toc473810737"/>
      <w:bookmarkStart w:id="57" w:name="_Toc473811076"/>
      <w:bookmarkStart w:id="58" w:name="_Toc473811245"/>
      <w:bookmarkStart w:id="59" w:name="_Toc473811415"/>
      <w:bookmarkStart w:id="60" w:name="_Toc473812220"/>
      <w:bookmarkStart w:id="61" w:name="_Toc473813776"/>
      <w:bookmarkStart w:id="62" w:name="_Toc473814399"/>
      <w:bookmarkStart w:id="63" w:name="_Toc473815419"/>
      <w:bookmarkStart w:id="64" w:name="_Toc474141309"/>
      <w:bookmarkStart w:id="65" w:name="_Toc474143851"/>
      <w:bookmarkStart w:id="66" w:name="_Toc474154190"/>
      <w:bookmarkStart w:id="67" w:name="_Toc474315656"/>
      <w:bookmarkStart w:id="68" w:name="_Toc474317377"/>
      <w:bookmarkStart w:id="69" w:name="_Toc474317553"/>
      <w:bookmarkStart w:id="70" w:name="_Toc473810568"/>
      <w:bookmarkStart w:id="71" w:name="_Toc473810738"/>
      <w:bookmarkStart w:id="72" w:name="_Toc473811077"/>
      <w:bookmarkStart w:id="73" w:name="_Toc473811246"/>
      <w:bookmarkStart w:id="74" w:name="_Toc473811416"/>
      <w:bookmarkStart w:id="75" w:name="_Toc473812221"/>
      <w:bookmarkStart w:id="76" w:name="_Toc473813777"/>
      <w:bookmarkStart w:id="77" w:name="_Toc473814400"/>
      <w:bookmarkStart w:id="78" w:name="_Toc473815420"/>
      <w:bookmarkStart w:id="79" w:name="_Toc474141310"/>
      <w:bookmarkStart w:id="80" w:name="_Toc474143852"/>
      <w:bookmarkStart w:id="81" w:name="_Toc474154191"/>
      <w:bookmarkStart w:id="82" w:name="_Toc474315657"/>
      <w:bookmarkStart w:id="83" w:name="_Toc474317378"/>
      <w:bookmarkStart w:id="84" w:name="_Toc474317554"/>
      <w:bookmarkStart w:id="85" w:name="_Toc473810569"/>
      <w:bookmarkStart w:id="86" w:name="_Toc473810739"/>
      <w:bookmarkStart w:id="87" w:name="_Toc473811078"/>
      <w:bookmarkStart w:id="88" w:name="_Toc473811247"/>
      <w:bookmarkStart w:id="89" w:name="_Toc473811417"/>
      <w:bookmarkStart w:id="90" w:name="_Toc473812222"/>
      <w:bookmarkStart w:id="91" w:name="_Toc473813778"/>
      <w:bookmarkStart w:id="92" w:name="_Toc473814401"/>
      <w:bookmarkStart w:id="93" w:name="_Toc473815421"/>
      <w:bookmarkStart w:id="94" w:name="_Toc474141311"/>
      <w:bookmarkStart w:id="95" w:name="_Toc474143853"/>
      <w:bookmarkStart w:id="96" w:name="_Toc474154192"/>
      <w:bookmarkStart w:id="97" w:name="_Toc474315658"/>
      <w:bookmarkStart w:id="98" w:name="_Toc474317379"/>
      <w:bookmarkStart w:id="99" w:name="_Toc474317555"/>
      <w:bookmarkStart w:id="100" w:name="_Toc473810570"/>
      <w:bookmarkStart w:id="101" w:name="_Toc473810740"/>
      <w:bookmarkStart w:id="102" w:name="_Toc473811079"/>
      <w:bookmarkStart w:id="103" w:name="_Toc473811248"/>
      <w:bookmarkStart w:id="104" w:name="_Toc473811418"/>
      <w:bookmarkStart w:id="105" w:name="_Toc473812223"/>
      <w:bookmarkStart w:id="106" w:name="_Toc473813779"/>
      <w:bookmarkStart w:id="107" w:name="_Toc473814402"/>
      <w:bookmarkStart w:id="108" w:name="_Toc473815422"/>
      <w:bookmarkStart w:id="109" w:name="_Toc474141312"/>
      <w:bookmarkStart w:id="110" w:name="_Toc474143854"/>
      <w:bookmarkStart w:id="111" w:name="_Toc474154193"/>
      <w:bookmarkStart w:id="112" w:name="_Toc474315659"/>
      <w:bookmarkStart w:id="113" w:name="_Toc474317380"/>
      <w:bookmarkStart w:id="114" w:name="_Toc474317556"/>
      <w:bookmarkStart w:id="115" w:name="_Toc86223105"/>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15129F">
        <w:lastRenderedPageBreak/>
        <w:t>O</w:t>
      </w:r>
      <w:r w:rsidR="00EB2E97" w:rsidRPr="0015129F">
        <w:t>verview</w:t>
      </w:r>
      <w:bookmarkEnd w:id="115"/>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6" w:name="_Toc86223106"/>
      <w:r>
        <w:t>Introduction</w:t>
      </w:r>
      <w:bookmarkEnd w:id="116"/>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27333AA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00B2760B" w:rsidRPr="00D0427D">
        <w:rPr>
          <w:rFonts w:ascii="Verdana" w:eastAsia="Times New Roman" w:hAnsi="Verdana" w:cs="Times New Roman"/>
          <w:sz w:val="20"/>
          <w:szCs w:val="20"/>
          <w:lang w:val="en-GB"/>
        </w:rPr>
        <w:t>cutting-edge</w:t>
      </w:r>
      <w:r w:rsidRPr="00D0427D">
        <w:rPr>
          <w:rFonts w:ascii="Verdana" w:eastAsia="Times New Roman" w:hAnsi="Verdana" w:cs="Times New Roman"/>
          <w:sz w:val="20"/>
          <w:szCs w:val="20"/>
          <w:lang w:val="en-GB"/>
        </w:rPr>
        <w:t xml:space="preserv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21AD553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processor commands and display list</w:t>
      </w:r>
      <w:r w:rsidR="00B2760B">
        <w:rPr>
          <w:rFonts w:ascii="Verdana" w:eastAsia="Times New Roman" w:hAnsi="Verdana" w:cs="Times New Roman"/>
          <w:sz w:val="20"/>
          <w:szCs w:val="20"/>
          <w:lang w:val="en-GB"/>
        </w:rPr>
        <w:t>s</w:t>
      </w:r>
      <w:r w:rsidRPr="00D0427D">
        <w:rPr>
          <w:rFonts w:ascii="Verdana" w:eastAsia="Times New Roman" w:hAnsi="Verdana" w:cs="Times New Roman"/>
          <w:sz w:val="20"/>
          <w:szCs w:val="20"/>
          <w:lang w:val="en-GB"/>
        </w:rPr>
        <w:t xml:space="preserve">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14F680BE"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B2760B">
        <w:rPr>
          <w:rFonts w:ascii="Verdana" w:eastAsia="Times New Roman" w:hAnsi="Verdana" w:cs="Times New Roman"/>
          <w:sz w:val="20"/>
          <w:szCs w:val="20"/>
          <w:lang w:val="en-GB"/>
        </w:rPr>
        <w:t>a</w:t>
      </w:r>
      <w:r w:rsidR="005A23A7">
        <w:rPr>
          <w:rFonts w:ascii="Verdana" w:eastAsia="Times New Roman" w:hAnsi="Verdana" w:cs="Times New Roman"/>
          <w:sz w:val="20"/>
          <w:szCs w:val="20"/>
          <w:lang w:val="en-GB"/>
        </w:rPr>
        <w:t>n</w:t>
      </w:r>
      <w:r w:rsidR="00B2760B">
        <w:rPr>
          <w:rFonts w:ascii="Verdana" w:eastAsia="Times New Roman" w:hAnsi="Verdana" w:cs="Times New Roman"/>
          <w:sz w:val="20"/>
          <w:szCs w:val="20"/>
          <w:lang w:val="en-GB"/>
        </w:rPr>
        <w:t xml:space="preserve">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4209D11F" w:rsidR="00470E2D" w:rsidRDefault="00CE0F7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Let’s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7" w:name="_Toc86223107"/>
      <w:r>
        <w:rPr>
          <w:lang w:val="en-GB"/>
        </w:rPr>
        <w:t>Supported Device</w:t>
      </w:r>
      <w:r w:rsidR="004D7DAE">
        <w:rPr>
          <w:lang w:val="en-GB"/>
        </w:rPr>
        <w:t>s</w:t>
      </w:r>
      <w:bookmarkEnd w:id="117"/>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6749A262"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08BE0D8C"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 xml:space="preserve">FT4222 </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4E579512"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ME810A-WH50R</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8" w:name="_Toc86223108"/>
      <w:r>
        <w:t xml:space="preserve">Key </w:t>
      </w:r>
      <w:r w:rsidRPr="001A437A">
        <w:t>Features</w:t>
      </w:r>
      <w:bookmarkEnd w:id="118"/>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3C503F24" w14:textId="5943681F" w:rsidR="00DB0398" w:rsidRPr="001A437A" w:rsidRDefault="00272B83" w:rsidP="00CE0F78">
      <w:pPr>
        <w:pStyle w:val="Heading2"/>
        <w:spacing w:before="0" w:line="240" w:lineRule="auto"/>
      </w:pPr>
      <w:bookmarkStart w:id="119" w:name="_Toc492631801"/>
      <w:bookmarkStart w:id="120" w:name="_Toc493492287"/>
      <w:bookmarkStart w:id="121" w:name="_Toc493508969"/>
      <w:bookmarkStart w:id="122" w:name="_Toc493520887"/>
      <w:bookmarkStart w:id="123" w:name="_Toc493522950"/>
      <w:bookmarkStart w:id="124" w:name="_Toc493596886"/>
      <w:bookmarkStart w:id="125" w:name="_Toc493597114"/>
      <w:bookmarkStart w:id="126" w:name="_Toc493597342"/>
      <w:bookmarkStart w:id="127" w:name="_Toc493598505"/>
      <w:bookmarkStart w:id="128" w:name="_Toc493600206"/>
      <w:bookmarkStart w:id="129" w:name="_Toc493608118"/>
      <w:bookmarkStart w:id="130" w:name="_Toc493663037"/>
      <w:bookmarkStart w:id="131" w:name="_Toc493663262"/>
      <w:bookmarkStart w:id="132" w:name="_Toc493682498"/>
      <w:bookmarkStart w:id="133" w:name="_Toc493687760"/>
      <w:bookmarkStart w:id="134" w:name="_Toc493688581"/>
      <w:bookmarkStart w:id="135" w:name="_Toc493695319"/>
      <w:bookmarkStart w:id="136" w:name="_Toc493779848"/>
      <w:bookmarkStart w:id="137" w:name="_Toc493842117"/>
      <w:bookmarkStart w:id="138" w:name="_Toc493842349"/>
      <w:bookmarkStart w:id="139" w:name="_Toc493853272"/>
      <w:bookmarkStart w:id="140" w:name="_Toc493856602"/>
      <w:bookmarkStart w:id="141" w:name="_Toc493860139"/>
      <w:bookmarkStart w:id="142" w:name="_Toc493861070"/>
      <w:bookmarkStart w:id="143" w:name="_Toc493862250"/>
      <w:bookmarkStart w:id="144" w:name="_Toc493862668"/>
      <w:bookmarkStart w:id="145" w:name="_Toc493862903"/>
      <w:bookmarkStart w:id="146" w:name="_Toc495911910"/>
      <w:bookmarkStart w:id="147" w:name="_Toc495917277"/>
      <w:bookmarkStart w:id="148" w:name="_Toc86223109"/>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t xml:space="preserve">What’s new in ESE </w:t>
      </w:r>
      <w:r w:rsidR="008F35D5" w:rsidRPr="008F35D5">
        <w:t>4</w:t>
      </w:r>
      <w:r w:rsidR="00B42FDD">
        <w:t>.</w:t>
      </w:r>
      <w:r w:rsidR="000B3B3A">
        <w:t>2</w:t>
      </w:r>
      <w:r w:rsidR="008F35D5" w:rsidRPr="008F35D5">
        <w:t>?</w:t>
      </w:r>
      <w:bookmarkEnd w:id="148"/>
    </w:p>
    <w:p w14:paraId="6D9324B0" w14:textId="28A59CC9" w:rsidR="005D2884" w:rsidRDefault="005D2884" w:rsidP="007B6710">
      <w:pPr>
        <w:spacing w:after="0" w:line="240" w:lineRule="auto"/>
        <w:jc w:val="both"/>
        <w:rPr>
          <w:rFonts w:ascii="Verdana" w:hAnsi="Verdana"/>
          <w:sz w:val="20"/>
          <w:szCs w:val="20"/>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4667"/>
        <w:gridCol w:w="4513"/>
      </w:tblGrid>
      <w:tr w:rsidR="005D2884" w:rsidRPr="00471298" w14:paraId="321638EA" w14:textId="77777777" w:rsidTr="007B6710">
        <w:trPr>
          <w:trHeight w:hRule="exact" w:val="415"/>
          <w:jc w:val="center"/>
        </w:trPr>
        <w:tc>
          <w:tcPr>
            <w:tcW w:w="91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4F45568D" w14:textId="3BE5B1B1" w:rsidR="005D2884" w:rsidRPr="007B6710" w:rsidRDefault="005D2884" w:rsidP="000A1D61">
            <w:pPr>
              <w:jc w:val="center"/>
              <w:rPr>
                <w:rFonts w:ascii="Verdana" w:eastAsia="Times New Roman" w:hAnsi="Verdana" w:cs="Times New Roman"/>
                <w:b/>
                <w:color w:val="000000" w:themeColor="text1"/>
                <w:sz w:val="20"/>
                <w:szCs w:val="20"/>
                <w:lang w:eastAsia="en-SG"/>
              </w:rPr>
            </w:pPr>
            <w:r w:rsidRPr="007B6710">
              <w:rPr>
                <w:rFonts w:ascii="Verdana" w:hAnsi="Verdana"/>
                <w:b/>
                <w:color w:val="000000" w:themeColor="text1"/>
                <w:sz w:val="20"/>
                <w:szCs w:val="20"/>
                <w:lang w:val="en-US"/>
              </w:rPr>
              <w:t>ESE 4.</w:t>
            </w:r>
            <w:r w:rsidR="000B3B3A">
              <w:rPr>
                <w:rFonts w:ascii="Verdana" w:hAnsi="Verdana"/>
                <w:b/>
                <w:color w:val="000000" w:themeColor="text1"/>
                <w:sz w:val="20"/>
                <w:szCs w:val="20"/>
                <w:lang w:val="en-US"/>
              </w:rPr>
              <w:t>2</w:t>
            </w:r>
            <w:r w:rsidRPr="007B6710">
              <w:rPr>
                <w:rFonts w:ascii="Verdana" w:hAnsi="Verdana"/>
                <w:b/>
                <w:color w:val="000000" w:themeColor="text1"/>
                <w:sz w:val="20"/>
                <w:szCs w:val="20"/>
                <w:lang w:val="en-US"/>
              </w:rPr>
              <w:t xml:space="preserve"> Features Vs ESE </w:t>
            </w:r>
            <w:r w:rsidR="000A1D61">
              <w:rPr>
                <w:rFonts w:ascii="Verdana" w:hAnsi="Verdana"/>
                <w:b/>
                <w:color w:val="000000" w:themeColor="text1"/>
                <w:sz w:val="20"/>
                <w:szCs w:val="20"/>
                <w:lang w:val="en-US"/>
              </w:rPr>
              <w:t>4.</w:t>
            </w:r>
            <w:r w:rsidR="000B3B3A">
              <w:rPr>
                <w:rFonts w:ascii="Verdana" w:hAnsi="Verdana"/>
                <w:b/>
                <w:color w:val="000000" w:themeColor="text1"/>
                <w:sz w:val="20"/>
                <w:szCs w:val="20"/>
                <w:lang w:val="en-US"/>
              </w:rPr>
              <w:t>1</w:t>
            </w:r>
            <w:r w:rsidRPr="007B6710">
              <w:rPr>
                <w:rFonts w:ascii="Verdana" w:hAnsi="Verdana"/>
                <w:b/>
                <w:color w:val="000000" w:themeColor="text1"/>
                <w:sz w:val="20"/>
                <w:szCs w:val="20"/>
                <w:lang w:val="en-US"/>
              </w:rPr>
              <w:t xml:space="preserve"> Features</w:t>
            </w:r>
          </w:p>
        </w:tc>
      </w:tr>
      <w:tr w:rsidR="005D2884" w:rsidRPr="00471298" w14:paraId="51B40094" w14:textId="77777777" w:rsidTr="009360A4">
        <w:trPr>
          <w:trHeight w:hRule="exact" w:val="379"/>
          <w:jc w:val="center"/>
        </w:trPr>
        <w:tc>
          <w:tcPr>
            <w:tcW w:w="46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4A4F9D73" w14:textId="0D764EA2" w:rsidR="005D2884" w:rsidRPr="007B6710" w:rsidRDefault="000006A7" w:rsidP="00B051CA">
            <w:pPr>
              <w:jc w:val="center"/>
              <w:rPr>
                <w:rFonts w:ascii="Verdana" w:eastAsia="Times New Roman" w:hAnsi="Verdana" w:cs="Times New Roman"/>
                <w:b/>
                <w:color w:val="000000" w:themeColor="text1"/>
                <w:sz w:val="18"/>
                <w:szCs w:val="18"/>
                <w:lang w:eastAsia="en-SG"/>
              </w:rPr>
            </w:pPr>
            <w:r>
              <w:rPr>
                <w:rFonts w:ascii="Verdana" w:hAnsi="Verdana"/>
                <w:b/>
                <w:color w:val="000000" w:themeColor="text1"/>
                <w:sz w:val="20"/>
                <w:szCs w:val="20"/>
                <w:lang w:val="en-US"/>
              </w:rPr>
              <w:t>ESE 4.</w:t>
            </w:r>
            <w:r w:rsidR="000B3B3A">
              <w:rPr>
                <w:rFonts w:ascii="Verdana" w:hAnsi="Verdana"/>
                <w:b/>
                <w:color w:val="000000" w:themeColor="text1"/>
                <w:sz w:val="20"/>
                <w:szCs w:val="20"/>
                <w:lang w:val="en-US"/>
              </w:rPr>
              <w:t>2</w:t>
            </w:r>
          </w:p>
        </w:tc>
        <w:tc>
          <w:tcPr>
            <w:tcW w:w="4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2E3F6936" w14:textId="78F30346" w:rsidR="005D2884" w:rsidRPr="007B6710" w:rsidRDefault="005D2884" w:rsidP="000006A7">
            <w:pPr>
              <w:jc w:val="center"/>
              <w:rPr>
                <w:rFonts w:ascii="Verdana" w:eastAsia="Times New Roman" w:hAnsi="Verdana" w:cs="Times New Roman"/>
                <w:b/>
                <w:color w:val="000000" w:themeColor="text1"/>
                <w:sz w:val="18"/>
                <w:szCs w:val="18"/>
                <w:lang w:eastAsia="en-SG"/>
              </w:rPr>
            </w:pPr>
            <w:r w:rsidRPr="007B6710">
              <w:rPr>
                <w:rFonts w:ascii="Verdana" w:hAnsi="Verdana"/>
                <w:b/>
                <w:color w:val="000000" w:themeColor="text1"/>
                <w:sz w:val="20"/>
                <w:szCs w:val="20"/>
                <w:lang w:val="en-US"/>
              </w:rPr>
              <w:t xml:space="preserve">ESE </w:t>
            </w:r>
            <w:r w:rsidR="000006A7">
              <w:rPr>
                <w:rFonts w:ascii="Verdana" w:hAnsi="Verdana"/>
                <w:b/>
                <w:color w:val="000000" w:themeColor="text1"/>
                <w:sz w:val="20"/>
                <w:szCs w:val="20"/>
                <w:lang w:val="en-US"/>
              </w:rPr>
              <w:t>4.</w:t>
            </w:r>
            <w:r w:rsidR="000B3B3A">
              <w:rPr>
                <w:rFonts w:ascii="Verdana" w:hAnsi="Verdana"/>
                <w:b/>
                <w:color w:val="000000" w:themeColor="text1"/>
                <w:sz w:val="20"/>
                <w:szCs w:val="20"/>
                <w:lang w:val="en-US"/>
              </w:rPr>
              <w:t>1</w:t>
            </w:r>
          </w:p>
        </w:tc>
      </w:tr>
      <w:tr w:rsidR="005D2884" w:rsidRPr="00B67E86" w14:paraId="122CA607" w14:textId="77777777" w:rsidTr="00F64671">
        <w:trPr>
          <w:trHeight w:val="5226"/>
          <w:jc w:val="center"/>
        </w:trPr>
        <w:tc>
          <w:tcPr>
            <w:tcW w:w="4667" w:type="dxa"/>
            <w:tcBorders>
              <w:top w:val="single" w:sz="4" w:space="0" w:color="7F7F7F" w:themeColor="text1" w:themeTint="80"/>
              <w:left w:val="single" w:sz="4" w:space="0" w:color="7F7F7F" w:themeColor="text1" w:themeTint="80"/>
              <w:bottom w:val="single" w:sz="4" w:space="0" w:color="7F7F7F" w:themeColor="text1" w:themeTint="80"/>
            </w:tcBorders>
          </w:tcPr>
          <w:p w14:paraId="2415A240" w14:textId="5725A05D" w:rsidR="000A1D61" w:rsidRPr="009360A4" w:rsidRDefault="000B3B3A" w:rsidP="00325ECE">
            <w:pPr>
              <w:pStyle w:val="ListParagraph"/>
              <w:numPr>
                <w:ilvl w:val="0"/>
                <w:numId w:val="38"/>
              </w:numPr>
              <w:jc w:val="both"/>
              <w:rPr>
                <w:rFonts w:ascii="Verdana" w:hAnsi="Verdana"/>
                <w:sz w:val="20"/>
                <w:szCs w:val="20"/>
                <w:lang w:val="en-US"/>
              </w:rPr>
            </w:pPr>
            <w:r w:rsidRPr="009360A4">
              <w:rPr>
                <w:rFonts w:ascii="Verdana" w:hAnsi="Verdana" w:cs="Segoe UI"/>
                <w:sz w:val="20"/>
                <w:szCs w:val="20"/>
                <w:shd w:val="clear" w:color="auto" w:fill="F6F8FA"/>
              </w:rPr>
              <w:t>Add a new example to demonstrate the usage of BITMAP_TRANSFORM_A~</w:t>
            </w:r>
            <w:r w:rsidR="009360A4" w:rsidRPr="009360A4">
              <w:rPr>
                <w:rFonts w:ascii="Verdana" w:hAnsi="Verdana" w:cs="Segoe UI"/>
                <w:sz w:val="20"/>
                <w:szCs w:val="20"/>
                <w:shd w:val="clear" w:color="auto" w:fill="F6F8FA"/>
              </w:rPr>
              <w:t>F</w:t>
            </w:r>
          </w:p>
          <w:p w14:paraId="6DA2BBEE" w14:textId="471BCC5A" w:rsidR="000A1D61" w:rsidRPr="009360A4" w:rsidRDefault="009360A4" w:rsidP="00325ECE">
            <w:pPr>
              <w:pStyle w:val="ListParagraph"/>
              <w:numPr>
                <w:ilvl w:val="0"/>
                <w:numId w:val="38"/>
              </w:numPr>
              <w:jc w:val="both"/>
              <w:rPr>
                <w:rFonts w:ascii="Verdana" w:hAnsi="Verdana"/>
                <w:sz w:val="20"/>
                <w:szCs w:val="20"/>
                <w:lang w:val="en-US"/>
              </w:rPr>
            </w:pPr>
            <w:r w:rsidRPr="009360A4">
              <w:rPr>
                <w:rFonts w:ascii="Verdana" w:hAnsi="Verdana" w:cs="Segoe UI"/>
                <w:sz w:val="20"/>
                <w:szCs w:val="20"/>
                <w:shd w:val="clear" w:color="auto" w:fill="F6F8FA"/>
              </w:rPr>
              <w:t>Improve video playback example</w:t>
            </w:r>
          </w:p>
          <w:p w14:paraId="19922CBF" w14:textId="7ED5216E" w:rsidR="00C0052D" w:rsidRPr="00035C92" w:rsidRDefault="009360A4" w:rsidP="00D83CB4">
            <w:pPr>
              <w:pStyle w:val="ListParagraph"/>
              <w:numPr>
                <w:ilvl w:val="0"/>
                <w:numId w:val="38"/>
              </w:numPr>
              <w:jc w:val="both"/>
              <w:rPr>
                <w:rFonts w:ascii="Verdana" w:hAnsi="Verdana"/>
                <w:sz w:val="20"/>
                <w:szCs w:val="20"/>
                <w:lang w:val="en-US"/>
              </w:rPr>
            </w:pPr>
            <w:r w:rsidRPr="009360A4">
              <w:rPr>
                <w:rFonts w:ascii="Verdana" w:hAnsi="Verdana" w:cs="Segoe UI"/>
                <w:sz w:val="20"/>
                <w:szCs w:val="20"/>
                <w:shd w:val="clear" w:color="auto" w:fill="F6F8FA"/>
              </w:rPr>
              <w:t>Install ASTC encoder based on the user's CPU</w:t>
            </w:r>
          </w:p>
        </w:tc>
        <w:tc>
          <w:tcPr>
            <w:tcW w:w="4513" w:type="dxa"/>
            <w:tcBorders>
              <w:top w:val="single" w:sz="4" w:space="0" w:color="7F7F7F" w:themeColor="text1" w:themeTint="80"/>
              <w:bottom w:val="single" w:sz="4" w:space="0" w:color="7F7F7F" w:themeColor="text1" w:themeTint="80"/>
              <w:right w:val="single" w:sz="4" w:space="0" w:color="7F7F7F" w:themeColor="text1" w:themeTint="80"/>
            </w:tcBorders>
          </w:tcPr>
          <w:p w14:paraId="1B9A9AD2" w14:textId="77777777" w:rsidR="000B3B3A" w:rsidRPr="009360A4" w:rsidRDefault="000B3B3A" w:rsidP="009360A4">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Add filter textbox in Toolbox window</w:t>
            </w:r>
          </w:p>
          <w:p w14:paraId="15321DB1"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Upgrade ASTC 2.1 for faster encoding</w:t>
            </w:r>
          </w:p>
          <w:p w14:paraId="3EA9DA01"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Improve the placement of primitive command</w:t>
            </w:r>
          </w:p>
          <w:p w14:paraId="151D35E0"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Support loading content from local file for cmd_inflate, cmd_inflate2</w:t>
            </w:r>
          </w:p>
          <w:p w14:paraId="1CA8A03A"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Implement cmd_memwrite and cmd_regread</w:t>
            </w:r>
          </w:p>
          <w:p w14:paraId="0C17A059"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Add new example to demonstrate the usage of command list</w:t>
            </w:r>
          </w:p>
          <w:p w14:paraId="016F308E"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Add description for cmd_calllist, cmd_endlist and cmd_newlist</w:t>
            </w:r>
          </w:p>
          <w:p w14:paraId="6EC83881" w14:textId="21A6703C" w:rsidR="005D2884" w:rsidRPr="00A02913" w:rsidRDefault="000B3B3A" w:rsidP="009360A4">
            <w:pPr>
              <w:pStyle w:val="ListParagraph"/>
              <w:numPr>
                <w:ilvl w:val="0"/>
                <w:numId w:val="38"/>
              </w:numPr>
              <w:jc w:val="both"/>
              <w:rPr>
                <w:rFonts w:ascii="Verdana" w:eastAsia="Times New Roman" w:hAnsi="Verdana" w:cs="Times New Roman"/>
                <w:sz w:val="20"/>
                <w:szCs w:val="20"/>
                <w:lang w:eastAsia="en-SG"/>
              </w:rPr>
            </w:pPr>
            <w:r w:rsidRPr="009360A4">
              <w:rPr>
                <w:rFonts w:ascii="Verdana" w:hAnsi="Verdana" w:cs="Segoe UI"/>
                <w:sz w:val="20"/>
                <w:szCs w:val="20"/>
                <w:shd w:val="clear" w:color="auto" w:fill="F6F8FA"/>
              </w:rPr>
              <w:t>Fixed the device sync fail after writing to flash chip</w:t>
            </w:r>
          </w:p>
        </w:tc>
      </w:tr>
    </w:tbl>
    <w:p w14:paraId="55EB4D4E" w14:textId="77777777" w:rsidR="000D3866" w:rsidRPr="00AF77C5" w:rsidRDefault="000D3866" w:rsidP="00CE0F78">
      <w:pPr>
        <w:pStyle w:val="Heading2"/>
        <w:spacing w:before="0" w:line="240" w:lineRule="auto"/>
        <w:ind w:left="357" w:hanging="357"/>
      </w:pPr>
      <w:bookmarkStart w:id="149" w:name="_Toc86223110"/>
      <w:r w:rsidRPr="00AF77C5">
        <w:lastRenderedPageBreak/>
        <w:t>Known Issues &amp; Limitations</w:t>
      </w:r>
      <w:bookmarkEnd w:id="149"/>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55F54E16"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50" w:name="_Toc495917280"/>
      <w:bookmarkStart w:id="151" w:name="_Toc492631804"/>
      <w:bookmarkStart w:id="152" w:name="_Toc493492290"/>
      <w:bookmarkStart w:id="153" w:name="_Toc493508972"/>
      <w:bookmarkStart w:id="154" w:name="_Toc493520890"/>
      <w:bookmarkStart w:id="155" w:name="_Toc493522953"/>
      <w:bookmarkStart w:id="156" w:name="_Toc493596889"/>
      <w:bookmarkStart w:id="157" w:name="_Toc493597117"/>
      <w:bookmarkStart w:id="158" w:name="_Toc493597345"/>
      <w:bookmarkStart w:id="159" w:name="_Toc493598508"/>
      <w:bookmarkStart w:id="160" w:name="_Toc493600209"/>
      <w:bookmarkStart w:id="161" w:name="_Toc493608121"/>
      <w:bookmarkStart w:id="162" w:name="_Toc493663040"/>
      <w:bookmarkStart w:id="163" w:name="_Toc493663265"/>
      <w:bookmarkStart w:id="164" w:name="_Toc493682501"/>
      <w:bookmarkStart w:id="165" w:name="_Toc493687763"/>
      <w:bookmarkStart w:id="166" w:name="_Toc493688584"/>
      <w:bookmarkStart w:id="167" w:name="_Toc493695322"/>
      <w:bookmarkStart w:id="168" w:name="_Toc493779851"/>
      <w:bookmarkStart w:id="169" w:name="_Toc493842120"/>
      <w:bookmarkStart w:id="170" w:name="_Toc493842352"/>
      <w:bookmarkStart w:id="171" w:name="_Toc493853275"/>
      <w:bookmarkStart w:id="172" w:name="_Toc493856605"/>
      <w:bookmarkStart w:id="173" w:name="_Toc493860142"/>
      <w:bookmarkStart w:id="174" w:name="_Toc493861073"/>
      <w:bookmarkStart w:id="175" w:name="_Toc493862253"/>
      <w:bookmarkStart w:id="176" w:name="_Toc493862671"/>
      <w:bookmarkStart w:id="177" w:name="_Toc493862906"/>
      <w:bookmarkStart w:id="178" w:name="_Toc495911913"/>
      <w:bookmarkStart w:id="179" w:name="_Toc495917281"/>
      <w:bookmarkStart w:id="180" w:name="_Toc473789576"/>
      <w:bookmarkStart w:id="181" w:name="_Toc473790661"/>
      <w:bookmarkStart w:id="182" w:name="_Toc473792506"/>
      <w:bookmarkStart w:id="183" w:name="_Toc473807921"/>
      <w:bookmarkStart w:id="184" w:name="_Toc473808478"/>
      <w:bookmarkStart w:id="185" w:name="_Toc473808639"/>
      <w:bookmarkStart w:id="186" w:name="_Toc473808801"/>
      <w:bookmarkStart w:id="187" w:name="_Toc473810575"/>
      <w:bookmarkStart w:id="188" w:name="_Toc473810745"/>
      <w:bookmarkStart w:id="189" w:name="_Toc473811084"/>
      <w:bookmarkStart w:id="190" w:name="_Toc473811253"/>
      <w:bookmarkStart w:id="191" w:name="_Toc473811423"/>
      <w:bookmarkStart w:id="192" w:name="_Toc473812228"/>
      <w:bookmarkStart w:id="193" w:name="_Toc473813784"/>
      <w:bookmarkStart w:id="194" w:name="_Toc473814407"/>
      <w:bookmarkStart w:id="195" w:name="_Toc473815427"/>
      <w:bookmarkStart w:id="196" w:name="_Toc474141317"/>
      <w:bookmarkStart w:id="197" w:name="_Toc474143859"/>
      <w:bookmarkStart w:id="198" w:name="_Toc474154198"/>
      <w:bookmarkStart w:id="199" w:name="_Toc474315664"/>
      <w:bookmarkStart w:id="200" w:name="_Toc474317385"/>
      <w:bookmarkStart w:id="201" w:name="_Toc474317561"/>
      <w:bookmarkStart w:id="202" w:name="_Toc473789577"/>
      <w:bookmarkStart w:id="203" w:name="_Toc473790662"/>
      <w:bookmarkStart w:id="204" w:name="_Toc473792507"/>
      <w:bookmarkStart w:id="205" w:name="_Toc473807922"/>
      <w:bookmarkStart w:id="206" w:name="_Toc473808479"/>
      <w:bookmarkStart w:id="207" w:name="_Toc473808640"/>
      <w:bookmarkStart w:id="208" w:name="_Toc473808802"/>
      <w:bookmarkStart w:id="209" w:name="_Toc473810576"/>
      <w:bookmarkStart w:id="210" w:name="_Toc473810746"/>
      <w:bookmarkStart w:id="211" w:name="_Toc473811085"/>
      <w:bookmarkStart w:id="212" w:name="_Toc473811254"/>
      <w:bookmarkStart w:id="213" w:name="_Toc473811424"/>
      <w:bookmarkStart w:id="214" w:name="_Toc473812229"/>
      <w:bookmarkStart w:id="215" w:name="_Toc473813785"/>
      <w:bookmarkStart w:id="216" w:name="_Toc473814408"/>
      <w:bookmarkStart w:id="217" w:name="_Toc473815428"/>
      <w:bookmarkStart w:id="218" w:name="_Toc474141318"/>
      <w:bookmarkStart w:id="219" w:name="_Toc474143860"/>
      <w:bookmarkStart w:id="220" w:name="_Toc474154199"/>
      <w:bookmarkStart w:id="221" w:name="_Toc474315665"/>
      <w:bookmarkStart w:id="222" w:name="_Toc474317386"/>
      <w:bookmarkStart w:id="223" w:name="_Toc474317562"/>
      <w:bookmarkStart w:id="224" w:name="_Toc473789578"/>
      <w:bookmarkStart w:id="225" w:name="_Toc473790663"/>
      <w:bookmarkStart w:id="226" w:name="_Toc473792508"/>
      <w:bookmarkStart w:id="227" w:name="_Toc473807923"/>
      <w:bookmarkStart w:id="228" w:name="_Toc473808480"/>
      <w:bookmarkStart w:id="229" w:name="_Toc473808641"/>
      <w:bookmarkStart w:id="230" w:name="_Toc473808803"/>
      <w:bookmarkStart w:id="231" w:name="_Toc473810577"/>
      <w:bookmarkStart w:id="232" w:name="_Toc473810747"/>
      <w:bookmarkStart w:id="233" w:name="_Toc473811086"/>
      <w:bookmarkStart w:id="234" w:name="_Toc473811255"/>
      <w:bookmarkStart w:id="235" w:name="_Toc473811425"/>
      <w:bookmarkStart w:id="236" w:name="_Toc473812230"/>
      <w:bookmarkStart w:id="237" w:name="_Toc473813786"/>
      <w:bookmarkStart w:id="238" w:name="_Toc473814409"/>
      <w:bookmarkStart w:id="239" w:name="_Toc473815429"/>
      <w:bookmarkStart w:id="240" w:name="_Toc474141319"/>
      <w:bookmarkStart w:id="241" w:name="_Toc474143861"/>
      <w:bookmarkStart w:id="242" w:name="_Toc474154200"/>
      <w:bookmarkStart w:id="243" w:name="_Toc474315666"/>
      <w:bookmarkStart w:id="244" w:name="_Toc474317387"/>
      <w:bookmarkStart w:id="245" w:name="_Toc474317563"/>
      <w:bookmarkStart w:id="246" w:name="_Toc473789579"/>
      <w:bookmarkStart w:id="247" w:name="_Toc473790664"/>
      <w:bookmarkStart w:id="248" w:name="_Toc473792509"/>
      <w:bookmarkStart w:id="249" w:name="_Toc473807924"/>
      <w:bookmarkStart w:id="250" w:name="_Toc473808481"/>
      <w:bookmarkStart w:id="251" w:name="_Toc473808642"/>
      <w:bookmarkStart w:id="252" w:name="_Toc473808804"/>
      <w:bookmarkStart w:id="253" w:name="_Toc473810578"/>
      <w:bookmarkStart w:id="254" w:name="_Toc473810748"/>
      <w:bookmarkStart w:id="255" w:name="_Toc473811087"/>
      <w:bookmarkStart w:id="256" w:name="_Toc473811256"/>
      <w:bookmarkStart w:id="257" w:name="_Toc473811426"/>
      <w:bookmarkStart w:id="258" w:name="_Toc473812231"/>
      <w:bookmarkStart w:id="259" w:name="_Toc473813787"/>
      <w:bookmarkStart w:id="260" w:name="_Toc473814410"/>
      <w:bookmarkStart w:id="261" w:name="_Toc473815430"/>
      <w:bookmarkStart w:id="262" w:name="_Toc474141320"/>
      <w:bookmarkStart w:id="263" w:name="_Toc474143862"/>
      <w:bookmarkStart w:id="264" w:name="_Toc474154201"/>
      <w:bookmarkStart w:id="265" w:name="_Toc474315667"/>
      <w:bookmarkStart w:id="266" w:name="_Toc474317388"/>
      <w:bookmarkStart w:id="267" w:name="_Toc474317564"/>
      <w:bookmarkStart w:id="268" w:name="_Toc473789580"/>
      <w:bookmarkStart w:id="269" w:name="_Toc473790665"/>
      <w:bookmarkStart w:id="270" w:name="_Toc473792510"/>
      <w:bookmarkStart w:id="271" w:name="_Toc473807925"/>
      <w:bookmarkStart w:id="272" w:name="_Toc473808482"/>
      <w:bookmarkStart w:id="273" w:name="_Toc473808643"/>
      <w:bookmarkStart w:id="274" w:name="_Toc473808805"/>
      <w:bookmarkStart w:id="275" w:name="_Toc473810579"/>
      <w:bookmarkStart w:id="276" w:name="_Toc473810749"/>
      <w:bookmarkStart w:id="277" w:name="_Toc473811088"/>
      <w:bookmarkStart w:id="278" w:name="_Toc473811257"/>
      <w:bookmarkStart w:id="279" w:name="_Toc473811427"/>
      <w:bookmarkStart w:id="280" w:name="_Toc473812232"/>
      <w:bookmarkStart w:id="281" w:name="_Toc473813788"/>
      <w:bookmarkStart w:id="282" w:name="_Toc473814411"/>
      <w:bookmarkStart w:id="283" w:name="_Toc473815431"/>
      <w:bookmarkStart w:id="284" w:name="_Toc474141321"/>
      <w:bookmarkStart w:id="285" w:name="_Toc474143863"/>
      <w:bookmarkStart w:id="286" w:name="_Toc474154202"/>
      <w:bookmarkStart w:id="287" w:name="_Toc474315668"/>
      <w:bookmarkStart w:id="288" w:name="_Toc474317389"/>
      <w:bookmarkStart w:id="289" w:name="_Toc474317565"/>
      <w:bookmarkStart w:id="290" w:name="_Toc473789581"/>
      <w:bookmarkStart w:id="291" w:name="_Toc473790666"/>
      <w:bookmarkStart w:id="292" w:name="_Toc473792511"/>
      <w:bookmarkStart w:id="293" w:name="_Toc473807926"/>
      <w:bookmarkStart w:id="294" w:name="_Toc473808483"/>
      <w:bookmarkStart w:id="295" w:name="_Toc473808644"/>
      <w:bookmarkStart w:id="296" w:name="_Toc473808806"/>
      <w:bookmarkStart w:id="297" w:name="_Toc473810580"/>
      <w:bookmarkStart w:id="298" w:name="_Toc473810750"/>
      <w:bookmarkStart w:id="299" w:name="_Toc473811089"/>
      <w:bookmarkStart w:id="300" w:name="_Toc473811258"/>
      <w:bookmarkStart w:id="301" w:name="_Toc473811428"/>
      <w:bookmarkStart w:id="302" w:name="_Toc473812233"/>
      <w:bookmarkStart w:id="303" w:name="_Toc473813789"/>
      <w:bookmarkStart w:id="304" w:name="_Toc473814412"/>
      <w:bookmarkStart w:id="305" w:name="_Toc473815432"/>
      <w:bookmarkStart w:id="306" w:name="_Toc474141322"/>
      <w:bookmarkStart w:id="307" w:name="_Toc474143864"/>
      <w:bookmarkStart w:id="308" w:name="_Toc474154203"/>
      <w:bookmarkStart w:id="309" w:name="_Toc474315669"/>
      <w:bookmarkStart w:id="310" w:name="_Toc474317390"/>
      <w:bookmarkStart w:id="311" w:name="_Toc474317566"/>
      <w:bookmarkStart w:id="312" w:name="_Toc473789582"/>
      <w:bookmarkStart w:id="313" w:name="_Toc473790667"/>
      <w:bookmarkStart w:id="314" w:name="_Toc473792512"/>
      <w:bookmarkStart w:id="315" w:name="_Toc473807927"/>
      <w:bookmarkStart w:id="316" w:name="_Toc473808484"/>
      <w:bookmarkStart w:id="317" w:name="_Toc473808645"/>
      <w:bookmarkStart w:id="318" w:name="_Toc473808807"/>
      <w:bookmarkStart w:id="319" w:name="_Toc473810581"/>
      <w:bookmarkStart w:id="320" w:name="_Toc473810751"/>
      <w:bookmarkStart w:id="321" w:name="_Toc473811090"/>
      <w:bookmarkStart w:id="322" w:name="_Toc473811259"/>
      <w:bookmarkStart w:id="323" w:name="_Toc473811429"/>
      <w:bookmarkStart w:id="324" w:name="_Toc473812234"/>
      <w:bookmarkStart w:id="325" w:name="_Toc473813790"/>
      <w:bookmarkStart w:id="326" w:name="_Toc473814413"/>
      <w:bookmarkStart w:id="327" w:name="_Toc473815433"/>
      <w:bookmarkStart w:id="328" w:name="_Toc474141323"/>
      <w:bookmarkStart w:id="329" w:name="_Toc474143865"/>
      <w:bookmarkStart w:id="330" w:name="_Toc474154204"/>
      <w:bookmarkStart w:id="331" w:name="_Toc474315670"/>
      <w:bookmarkStart w:id="332" w:name="_Toc474317391"/>
      <w:bookmarkStart w:id="333" w:name="_Toc474317567"/>
      <w:bookmarkStart w:id="334" w:name="_Toc473789583"/>
      <w:bookmarkStart w:id="335" w:name="_Toc473790668"/>
      <w:bookmarkStart w:id="336" w:name="_Toc473792513"/>
      <w:bookmarkStart w:id="337" w:name="_Toc473807928"/>
      <w:bookmarkStart w:id="338" w:name="_Toc473808485"/>
      <w:bookmarkStart w:id="339" w:name="_Toc473808646"/>
      <w:bookmarkStart w:id="340" w:name="_Toc473808808"/>
      <w:bookmarkStart w:id="341" w:name="_Toc473810582"/>
      <w:bookmarkStart w:id="342" w:name="_Toc473810752"/>
      <w:bookmarkStart w:id="343" w:name="_Toc473811091"/>
      <w:bookmarkStart w:id="344" w:name="_Toc473811260"/>
      <w:bookmarkStart w:id="345" w:name="_Toc473811430"/>
      <w:bookmarkStart w:id="346" w:name="_Toc473812235"/>
      <w:bookmarkStart w:id="347" w:name="_Toc473813791"/>
      <w:bookmarkStart w:id="348" w:name="_Toc473814414"/>
      <w:bookmarkStart w:id="349" w:name="_Toc473815434"/>
      <w:bookmarkStart w:id="350" w:name="_Toc474141324"/>
      <w:bookmarkStart w:id="351" w:name="_Toc474143866"/>
      <w:bookmarkStart w:id="352" w:name="_Toc474154205"/>
      <w:bookmarkStart w:id="353" w:name="_Toc474315671"/>
      <w:bookmarkStart w:id="354" w:name="_Toc474317392"/>
      <w:bookmarkStart w:id="355" w:name="_Toc474317568"/>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rsidRPr="001B4A59">
        <w:rPr>
          <w:rFonts w:ascii="Verdana" w:eastAsia="Times New Roman" w:hAnsi="Verdana" w:cs="Arial"/>
          <w:color w:val="000000"/>
          <w:sz w:val="20"/>
          <w:szCs w:val="20"/>
          <w:lang w:eastAsia="en-SG"/>
        </w:rPr>
        <w:t xml:space="preserve">The following are </w:t>
      </w:r>
      <w:r w:rsidR="00E03774">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24E38E8B" w14:textId="77777777"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0B6292B" w:rsidR="00455C0C" w:rsidRPr="008F2F6E" w:rsidRDefault="00455C0C" w:rsidP="000846FA">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sidR="00A05388">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6" w:name="_Toc86223111"/>
      <w:r>
        <w:t>Credits</w:t>
      </w:r>
      <w:bookmarkEnd w:id="356"/>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4E41F2">
      <w:pPr>
        <w:pStyle w:val="Heading3"/>
        <w:spacing w:after="0" w:line="240" w:lineRule="auto"/>
      </w:pPr>
      <w:bookmarkStart w:id="357" w:name="_Toc86223112"/>
      <w:r w:rsidRPr="00C14EA5">
        <w:t>Open Source Software</w:t>
      </w:r>
      <w:bookmarkEnd w:id="357"/>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43A13C42"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8" w:name="_Toc86223113"/>
      <w:r>
        <w:t>Icons Copyright</w:t>
      </w:r>
      <w:bookmarkEnd w:id="358"/>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01968675" w:rsidR="004E4383" w:rsidRDefault="004E4383">
      <w:pPr>
        <w:rPr>
          <w:i/>
          <w:sz w:val="18"/>
          <w:lang w:eastAsia="en-SG"/>
        </w:rPr>
      </w:pPr>
      <w:r>
        <w:br w:type="page"/>
      </w:r>
    </w:p>
    <w:p w14:paraId="16555CE6" w14:textId="390FDCF4" w:rsidR="00C96FA5" w:rsidRPr="00AF7557" w:rsidRDefault="0010554D" w:rsidP="006C4AF3">
      <w:pPr>
        <w:pStyle w:val="Heading1"/>
      </w:pPr>
      <w:bookmarkStart w:id="359" w:name="_Toc86223114"/>
      <w:r>
        <w:lastRenderedPageBreak/>
        <w:t>S</w:t>
      </w:r>
      <w:r w:rsidR="00EB2E97">
        <w:t>etup &amp; Installation</w:t>
      </w:r>
      <w:bookmarkEnd w:id="359"/>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60" w:name="_Toc86223115"/>
      <w:r>
        <w:t>System Requirements</w:t>
      </w:r>
      <w:bookmarkEnd w:id="360"/>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7E1A616A"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D38015F"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4.3" or 5.0" display) for exported EVE Arduino library based project</w:t>
      </w:r>
      <w:r w:rsidRPr="00416713">
        <w:rPr>
          <w:rFonts w:ascii="Verdana" w:hAnsi="Verdana" w:cs="Arial"/>
          <w:color w:val="000000"/>
          <w:sz w:val="20"/>
          <w:szCs w:val="20"/>
          <w:shd w:val="clear" w:color="auto" w:fill="FFFFFF"/>
        </w:rPr>
        <w:cr/>
      </w:r>
    </w:p>
    <w:p w14:paraId="4AAFC9EF" w14:textId="77777777"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61" w:name="_Toc514853405"/>
      <w:bookmarkStart w:id="362" w:name="_Toc514854716"/>
      <w:bookmarkStart w:id="363" w:name="_Toc514855301"/>
      <w:bookmarkStart w:id="364" w:name="_Toc514855604"/>
      <w:bookmarkStart w:id="365" w:name="_Toc514853406"/>
      <w:bookmarkStart w:id="366" w:name="_Toc514854717"/>
      <w:bookmarkStart w:id="367" w:name="_Toc514855302"/>
      <w:bookmarkStart w:id="368" w:name="_Toc514855605"/>
      <w:bookmarkStart w:id="369" w:name="_Toc514853407"/>
      <w:bookmarkStart w:id="370" w:name="_Toc514854718"/>
      <w:bookmarkStart w:id="371" w:name="_Toc514855303"/>
      <w:bookmarkStart w:id="372" w:name="_Toc514855606"/>
      <w:bookmarkStart w:id="373" w:name="_Toc514853408"/>
      <w:bookmarkStart w:id="374" w:name="_Toc514854719"/>
      <w:bookmarkStart w:id="375" w:name="_Toc514855304"/>
      <w:bookmarkStart w:id="376" w:name="_Toc514855607"/>
      <w:bookmarkStart w:id="377" w:name="_Toc514853409"/>
      <w:bookmarkStart w:id="378" w:name="_Toc514854720"/>
      <w:bookmarkStart w:id="379" w:name="_Toc514855305"/>
      <w:bookmarkStart w:id="380" w:name="_Toc514855608"/>
      <w:bookmarkStart w:id="381" w:name="_Toc514853410"/>
      <w:bookmarkStart w:id="382" w:name="_Toc514854721"/>
      <w:bookmarkStart w:id="383" w:name="_Toc514855306"/>
      <w:bookmarkStart w:id="384" w:name="_Toc514855609"/>
      <w:bookmarkStart w:id="385" w:name="_Toc514853411"/>
      <w:bookmarkStart w:id="386" w:name="_Toc514854722"/>
      <w:bookmarkStart w:id="387" w:name="_Toc514855307"/>
      <w:bookmarkStart w:id="388" w:name="_Toc514855610"/>
      <w:bookmarkStart w:id="389" w:name="_Toc486511943"/>
      <w:bookmarkStart w:id="390" w:name="_Toc490817501"/>
      <w:bookmarkStart w:id="391" w:name="_Toc86223116"/>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r>
        <w:lastRenderedPageBreak/>
        <w:t xml:space="preserve">Hardware </w:t>
      </w:r>
      <w:r w:rsidRPr="004762B1">
        <w:t>Requirements</w:t>
      </w:r>
      <w:bookmarkEnd w:id="391"/>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The following hardware can be used to verify the design in 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1649801D"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3BDA39A6"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p w14:paraId="395AE8C6" w14:textId="77777777" w:rsidR="00FC2549" w:rsidRPr="00AF77C5" w:rsidRDefault="00FC2549" w:rsidP="00462E40">
      <w:pPr>
        <w:pStyle w:val="Heading2"/>
        <w:spacing w:before="0" w:line="240" w:lineRule="auto"/>
        <w:ind w:left="357" w:hanging="357"/>
      </w:pPr>
      <w:bookmarkStart w:id="392" w:name="_Toc86223117"/>
      <w:r w:rsidRPr="004762B1">
        <w:t>Dependencies</w:t>
      </w:r>
      <w:r>
        <w:t xml:space="preserve"> / </w:t>
      </w:r>
      <w:r w:rsidRPr="00AF77C5">
        <w:t>Pre-Requisites</w:t>
      </w:r>
      <w:bookmarkEnd w:id="392"/>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6591104B" w:rsidR="00DF2D1A" w:rsidRDefault="00090EC5" w:rsidP="000649D2">
      <w:pPr>
        <w:pStyle w:val="ListParagraph"/>
        <w:spacing w:after="0" w:line="240" w:lineRule="auto"/>
        <w:ind w:left="360"/>
        <w:jc w:val="both"/>
        <w:rPr>
          <w:rStyle w:val="Hyperlink"/>
          <w:rFonts w:ascii="Verdana" w:hAnsi="Verdana"/>
          <w:sz w:val="20"/>
          <w:szCs w:val="20"/>
          <w:lang w:val="en-US"/>
        </w:rPr>
      </w:pPr>
      <w:hyperlink r:id="rId28"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93" w:name="_Toc514853414"/>
      <w:bookmarkStart w:id="394" w:name="_Toc514854724"/>
      <w:bookmarkStart w:id="395" w:name="_Toc514855310"/>
      <w:bookmarkStart w:id="396" w:name="_Toc514855613"/>
      <w:bookmarkStart w:id="397" w:name="_Toc514853415"/>
      <w:bookmarkStart w:id="398" w:name="_Toc514854725"/>
      <w:bookmarkStart w:id="399" w:name="_Toc514855311"/>
      <w:bookmarkStart w:id="400" w:name="_Toc514855614"/>
      <w:bookmarkStart w:id="401" w:name="_Toc514853416"/>
      <w:bookmarkStart w:id="402" w:name="_Toc514854726"/>
      <w:bookmarkStart w:id="403" w:name="_Toc514855312"/>
      <w:bookmarkStart w:id="404" w:name="_Toc514855615"/>
      <w:bookmarkStart w:id="405" w:name="_Toc514853417"/>
      <w:bookmarkStart w:id="406" w:name="_Toc514854727"/>
      <w:bookmarkStart w:id="407" w:name="_Toc514855313"/>
      <w:bookmarkStart w:id="408" w:name="_Toc514855616"/>
      <w:bookmarkStart w:id="409" w:name="_Toc514853418"/>
      <w:bookmarkStart w:id="410" w:name="_Toc514854728"/>
      <w:bookmarkStart w:id="411" w:name="_Toc514855314"/>
      <w:bookmarkStart w:id="412" w:name="_Toc514855617"/>
      <w:bookmarkStart w:id="413" w:name="_Toc514853419"/>
      <w:bookmarkStart w:id="414" w:name="_Toc514854729"/>
      <w:bookmarkStart w:id="415" w:name="_Toc514855315"/>
      <w:bookmarkStart w:id="416" w:name="_Toc514855618"/>
      <w:bookmarkStart w:id="417" w:name="_Toc514853420"/>
      <w:bookmarkStart w:id="418" w:name="_Toc514854730"/>
      <w:bookmarkStart w:id="419" w:name="_Toc514855316"/>
      <w:bookmarkStart w:id="420" w:name="_Toc514855619"/>
      <w:bookmarkStart w:id="421" w:name="_Toc514853421"/>
      <w:bookmarkStart w:id="422" w:name="_Toc514854731"/>
      <w:bookmarkStart w:id="423" w:name="_Toc514855317"/>
      <w:bookmarkStart w:id="424" w:name="_Toc514855620"/>
      <w:bookmarkStart w:id="425" w:name="_Toc514853422"/>
      <w:bookmarkStart w:id="426" w:name="_Toc514854732"/>
      <w:bookmarkStart w:id="427" w:name="_Toc514855318"/>
      <w:bookmarkStart w:id="428" w:name="_Toc514855621"/>
      <w:bookmarkStart w:id="429" w:name="_Toc514853423"/>
      <w:bookmarkStart w:id="430" w:name="_Toc514854733"/>
      <w:bookmarkStart w:id="431" w:name="_Toc514855319"/>
      <w:bookmarkStart w:id="432" w:name="_Toc514855622"/>
      <w:bookmarkStart w:id="433" w:name="_Toc514853424"/>
      <w:bookmarkStart w:id="434" w:name="_Toc514854734"/>
      <w:bookmarkStart w:id="435" w:name="_Toc514855320"/>
      <w:bookmarkStart w:id="436" w:name="_Toc514855623"/>
      <w:bookmarkStart w:id="437" w:name="_Toc514853425"/>
      <w:bookmarkStart w:id="438" w:name="_Toc514854735"/>
      <w:bookmarkStart w:id="439" w:name="_Toc514855321"/>
      <w:bookmarkStart w:id="440" w:name="_Toc514855624"/>
      <w:bookmarkStart w:id="441" w:name="_Toc514853426"/>
      <w:bookmarkStart w:id="442" w:name="_Toc514854736"/>
      <w:bookmarkStart w:id="443" w:name="_Toc514855322"/>
      <w:bookmarkStart w:id="444" w:name="_Toc514855625"/>
      <w:bookmarkStart w:id="445" w:name="_Toc514853427"/>
      <w:bookmarkStart w:id="446" w:name="_Toc514854737"/>
      <w:bookmarkStart w:id="447" w:name="_Toc514855323"/>
      <w:bookmarkStart w:id="448" w:name="_Toc514855626"/>
      <w:bookmarkStart w:id="449" w:name="_Toc514853428"/>
      <w:bookmarkStart w:id="450" w:name="_Toc514854738"/>
      <w:bookmarkStart w:id="451" w:name="_Toc514855324"/>
      <w:bookmarkStart w:id="452" w:name="_Toc514855627"/>
      <w:bookmarkStart w:id="453" w:name="_Toc514853429"/>
      <w:bookmarkStart w:id="454" w:name="_Toc514854739"/>
      <w:bookmarkStart w:id="455" w:name="_Toc514855325"/>
      <w:bookmarkStart w:id="456" w:name="_Toc514855628"/>
      <w:bookmarkStart w:id="457" w:name="_Toc514853430"/>
      <w:bookmarkStart w:id="458" w:name="_Toc514854740"/>
      <w:bookmarkStart w:id="459" w:name="_Toc514855326"/>
      <w:bookmarkStart w:id="460" w:name="_Toc514855629"/>
      <w:bookmarkStart w:id="461" w:name="_Toc514853431"/>
      <w:bookmarkStart w:id="462" w:name="_Toc514854741"/>
      <w:bookmarkStart w:id="463" w:name="_Toc514855327"/>
      <w:bookmarkStart w:id="464" w:name="_Toc514855630"/>
      <w:bookmarkStart w:id="465" w:name="_Toc514853432"/>
      <w:bookmarkStart w:id="466" w:name="_Toc514854742"/>
      <w:bookmarkStart w:id="467" w:name="_Toc514855328"/>
      <w:bookmarkStart w:id="468" w:name="_Toc514855631"/>
      <w:bookmarkStart w:id="469" w:name="_Toc514853433"/>
      <w:bookmarkStart w:id="470" w:name="_Toc514854743"/>
      <w:bookmarkStart w:id="471" w:name="_Toc514855329"/>
      <w:bookmarkStart w:id="472" w:name="_Toc514855632"/>
      <w:bookmarkStart w:id="473" w:name="_Toc514853434"/>
      <w:bookmarkStart w:id="474" w:name="_Toc514854744"/>
      <w:bookmarkStart w:id="475" w:name="_Toc514855330"/>
      <w:bookmarkStart w:id="476" w:name="_Toc514855633"/>
      <w:bookmarkStart w:id="477" w:name="_Toc514853435"/>
      <w:bookmarkStart w:id="478" w:name="_Toc514854745"/>
      <w:bookmarkStart w:id="479" w:name="_Toc514855331"/>
      <w:bookmarkStart w:id="480" w:name="_Toc514855634"/>
      <w:bookmarkStart w:id="481" w:name="_Toc514853436"/>
      <w:bookmarkStart w:id="482" w:name="_Toc514854746"/>
      <w:bookmarkStart w:id="483" w:name="_Toc514855332"/>
      <w:bookmarkStart w:id="484" w:name="_Toc514855635"/>
      <w:bookmarkStart w:id="485" w:name="_Toc495917288"/>
      <w:bookmarkStart w:id="486" w:name="_Toc495917289"/>
      <w:bookmarkStart w:id="487" w:name="_Toc490817504"/>
      <w:bookmarkStart w:id="488" w:name="_Toc490817505"/>
      <w:bookmarkStart w:id="489" w:name="_Toc474315678"/>
      <w:bookmarkStart w:id="490" w:name="_Toc474317399"/>
      <w:bookmarkStart w:id="491" w:name="_Toc474317575"/>
      <w:bookmarkStart w:id="492" w:name="_Toc474315679"/>
      <w:bookmarkStart w:id="493" w:name="_Toc474317400"/>
      <w:bookmarkStart w:id="494" w:name="_Toc474317576"/>
      <w:bookmarkStart w:id="495" w:name="_Toc86223118"/>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r>
        <w:t xml:space="preserve">Installing </w:t>
      </w:r>
      <w:r w:rsidR="001F0C0A">
        <w:t>ESE</w:t>
      </w:r>
      <w:bookmarkEnd w:id="495"/>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5295BA72"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306265">
        <w:rPr>
          <w:rFonts w:ascii="Verdana" w:hAnsi="Verdana" w:cs="Arial"/>
          <w:b/>
          <w:color w:val="000000"/>
          <w:sz w:val="20"/>
          <w:szCs w:val="20"/>
          <w:lang w:val="en-US"/>
        </w:rPr>
        <w:t>4.2</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4645E0FF"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lastRenderedPageBreak/>
        <w:drawing>
          <wp:inline distT="0" distB="0" distL="0" distR="0" wp14:anchorId="44C230B6" wp14:editId="5BAF19F0">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6FDC54E3" wp14:editId="6782F95B">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0724A88A" wp14:editId="26A50ADA">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eastAsia="en-SG"/>
        </w:rPr>
        <w:drawing>
          <wp:inline distT="0" distB="0" distL="0" distR="0" wp14:anchorId="1CD4AE08" wp14:editId="249E0B2A">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6" w:name="_Toc492631812"/>
      <w:bookmarkStart w:id="497" w:name="_Toc493492298"/>
      <w:bookmarkStart w:id="498" w:name="_Toc493508980"/>
      <w:bookmarkStart w:id="499" w:name="_Toc493520898"/>
      <w:bookmarkStart w:id="500" w:name="_Toc493522961"/>
      <w:bookmarkStart w:id="501" w:name="_Toc493596897"/>
      <w:bookmarkStart w:id="502" w:name="_Toc493597125"/>
      <w:bookmarkStart w:id="503" w:name="_Toc493597353"/>
      <w:bookmarkStart w:id="504" w:name="_Toc493598516"/>
      <w:bookmarkStart w:id="505" w:name="_Toc493600217"/>
      <w:bookmarkStart w:id="506" w:name="_Toc493608129"/>
      <w:bookmarkStart w:id="507" w:name="_Toc493663048"/>
      <w:bookmarkStart w:id="508" w:name="_Toc493663273"/>
      <w:bookmarkStart w:id="509" w:name="_Toc493682509"/>
      <w:bookmarkStart w:id="510" w:name="_Toc493687771"/>
      <w:bookmarkStart w:id="511" w:name="_Toc493688592"/>
      <w:bookmarkStart w:id="512" w:name="_Toc493695330"/>
      <w:bookmarkStart w:id="513" w:name="_Toc493779859"/>
      <w:bookmarkStart w:id="514" w:name="_Toc493842128"/>
      <w:bookmarkStart w:id="515" w:name="_Toc493842360"/>
      <w:bookmarkStart w:id="516" w:name="_Toc493853283"/>
      <w:bookmarkStart w:id="517" w:name="_Toc493856613"/>
      <w:bookmarkStart w:id="518" w:name="_Toc493860150"/>
      <w:bookmarkStart w:id="519" w:name="_Toc493861081"/>
      <w:bookmarkStart w:id="520" w:name="_Toc493862261"/>
      <w:bookmarkStart w:id="521" w:name="_Toc493862679"/>
      <w:bookmarkStart w:id="522" w:name="_Toc493862914"/>
      <w:bookmarkStart w:id="523" w:name="_Toc495911921"/>
      <w:bookmarkStart w:id="524" w:name="_Toc495917291"/>
      <w:bookmarkStart w:id="525" w:name="_Toc492631813"/>
      <w:bookmarkStart w:id="526" w:name="_Toc493492299"/>
      <w:bookmarkStart w:id="527" w:name="_Toc493508981"/>
      <w:bookmarkStart w:id="528" w:name="_Toc493520899"/>
      <w:bookmarkStart w:id="529" w:name="_Toc493522962"/>
      <w:bookmarkStart w:id="530" w:name="_Toc493596898"/>
      <w:bookmarkStart w:id="531" w:name="_Toc493597126"/>
      <w:bookmarkStart w:id="532" w:name="_Toc493597354"/>
      <w:bookmarkStart w:id="533" w:name="_Toc493598517"/>
      <w:bookmarkStart w:id="534" w:name="_Toc493600218"/>
      <w:bookmarkStart w:id="535" w:name="_Toc493608130"/>
      <w:bookmarkStart w:id="536" w:name="_Toc493663049"/>
      <w:bookmarkStart w:id="537" w:name="_Toc493663274"/>
      <w:bookmarkStart w:id="538" w:name="_Toc493682510"/>
      <w:bookmarkStart w:id="539" w:name="_Toc493687772"/>
      <w:bookmarkStart w:id="540" w:name="_Toc493688593"/>
      <w:bookmarkStart w:id="541" w:name="_Toc493695331"/>
      <w:bookmarkStart w:id="542" w:name="_Toc493779860"/>
      <w:bookmarkStart w:id="543" w:name="_Toc493842129"/>
      <w:bookmarkStart w:id="544" w:name="_Toc493842361"/>
      <w:bookmarkStart w:id="545" w:name="_Toc493853284"/>
      <w:bookmarkStart w:id="546" w:name="_Toc493856614"/>
      <w:bookmarkStart w:id="547" w:name="_Toc493860151"/>
      <w:bookmarkStart w:id="548" w:name="_Toc493861082"/>
      <w:bookmarkStart w:id="549" w:name="_Toc493862262"/>
      <w:bookmarkStart w:id="550" w:name="_Toc493862680"/>
      <w:bookmarkStart w:id="551" w:name="_Toc493862915"/>
      <w:bookmarkStart w:id="552" w:name="_Toc495911922"/>
      <w:bookmarkStart w:id="553" w:name="_Toc495917292"/>
      <w:bookmarkStart w:id="554" w:name="_Toc492631814"/>
      <w:bookmarkStart w:id="555" w:name="_Toc493492300"/>
      <w:bookmarkStart w:id="556" w:name="_Toc493508982"/>
      <w:bookmarkStart w:id="557" w:name="_Toc493520900"/>
      <w:bookmarkStart w:id="558" w:name="_Toc493522963"/>
      <w:bookmarkStart w:id="559" w:name="_Toc493596899"/>
      <w:bookmarkStart w:id="560" w:name="_Toc493597127"/>
      <w:bookmarkStart w:id="561" w:name="_Toc493597355"/>
      <w:bookmarkStart w:id="562" w:name="_Toc493598518"/>
      <w:bookmarkStart w:id="563" w:name="_Toc493600219"/>
      <w:bookmarkStart w:id="564" w:name="_Toc493608131"/>
      <w:bookmarkStart w:id="565" w:name="_Toc493663050"/>
      <w:bookmarkStart w:id="566" w:name="_Toc493663275"/>
      <w:bookmarkStart w:id="567" w:name="_Toc493682511"/>
      <w:bookmarkStart w:id="568" w:name="_Toc493687773"/>
      <w:bookmarkStart w:id="569" w:name="_Toc493688594"/>
      <w:bookmarkStart w:id="570" w:name="_Toc493695332"/>
      <w:bookmarkStart w:id="571" w:name="_Toc493779861"/>
      <w:bookmarkStart w:id="572" w:name="_Toc493842130"/>
      <w:bookmarkStart w:id="573" w:name="_Toc493842362"/>
      <w:bookmarkStart w:id="574" w:name="_Toc493853285"/>
      <w:bookmarkStart w:id="575" w:name="_Toc493856615"/>
      <w:bookmarkStart w:id="576" w:name="_Toc493860152"/>
      <w:bookmarkStart w:id="577" w:name="_Toc493861083"/>
      <w:bookmarkStart w:id="578" w:name="_Toc493862263"/>
      <w:bookmarkStart w:id="579" w:name="_Toc493862681"/>
      <w:bookmarkStart w:id="580" w:name="_Toc493862916"/>
      <w:bookmarkStart w:id="581" w:name="_Toc495911923"/>
      <w:bookmarkStart w:id="582" w:name="_Toc495917293"/>
      <w:bookmarkStart w:id="583" w:name="_Toc492631815"/>
      <w:bookmarkStart w:id="584" w:name="_Toc493492301"/>
      <w:bookmarkStart w:id="585" w:name="_Toc493508983"/>
      <w:bookmarkStart w:id="586" w:name="_Toc493520901"/>
      <w:bookmarkStart w:id="587" w:name="_Toc493522964"/>
      <w:bookmarkStart w:id="588" w:name="_Toc493596900"/>
      <w:bookmarkStart w:id="589" w:name="_Toc493597128"/>
      <w:bookmarkStart w:id="590" w:name="_Toc493597356"/>
      <w:bookmarkStart w:id="591" w:name="_Toc493598519"/>
      <w:bookmarkStart w:id="592" w:name="_Toc493600220"/>
      <w:bookmarkStart w:id="593" w:name="_Toc493608132"/>
      <w:bookmarkStart w:id="594" w:name="_Toc493663051"/>
      <w:bookmarkStart w:id="595" w:name="_Toc493663276"/>
      <w:bookmarkStart w:id="596" w:name="_Toc493682512"/>
      <w:bookmarkStart w:id="597" w:name="_Toc493687774"/>
      <w:bookmarkStart w:id="598" w:name="_Toc493688595"/>
      <w:bookmarkStart w:id="599" w:name="_Toc493695333"/>
      <w:bookmarkStart w:id="600" w:name="_Toc493779862"/>
      <w:bookmarkStart w:id="601" w:name="_Toc493842131"/>
      <w:bookmarkStart w:id="602" w:name="_Toc493842363"/>
      <w:bookmarkStart w:id="603" w:name="_Toc493853286"/>
      <w:bookmarkStart w:id="604" w:name="_Toc493856616"/>
      <w:bookmarkStart w:id="605" w:name="_Toc493860153"/>
      <w:bookmarkStart w:id="606" w:name="_Toc493861084"/>
      <w:bookmarkStart w:id="607" w:name="_Toc493862264"/>
      <w:bookmarkStart w:id="608" w:name="_Toc493862682"/>
      <w:bookmarkStart w:id="609" w:name="_Toc493862917"/>
      <w:bookmarkStart w:id="610" w:name="_Toc495911924"/>
      <w:bookmarkStart w:id="611" w:name="_Toc495917294"/>
      <w:bookmarkStart w:id="612" w:name="_Toc492631816"/>
      <w:bookmarkStart w:id="613" w:name="_Toc493492302"/>
      <w:bookmarkStart w:id="614" w:name="_Toc493508984"/>
      <w:bookmarkStart w:id="615" w:name="_Toc493520902"/>
      <w:bookmarkStart w:id="616" w:name="_Toc493522965"/>
      <w:bookmarkStart w:id="617" w:name="_Toc493596901"/>
      <w:bookmarkStart w:id="618" w:name="_Toc493597129"/>
      <w:bookmarkStart w:id="619" w:name="_Toc493597357"/>
      <w:bookmarkStart w:id="620" w:name="_Toc493598520"/>
      <w:bookmarkStart w:id="621" w:name="_Toc493600221"/>
      <w:bookmarkStart w:id="622" w:name="_Toc493608133"/>
      <w:bookmarkStart w:id="623" w:name="_Toc493663052"/>
      <w:bookmarkStart w:id="624" w:name="_Toc493663277"/>
      <w:bookmarkStart w:id="625" w:name="_Toc493682513"/>
      <w:bookmarkStart w:id="626" w:name="_Toc493687775"/>
      <w:bookmarkStart w:id="627" w:name="_Toc493688596"/>
      <w:bookmarkStart w:id="628" w:name="_Toc493695334"/>
      <w:bookmarkStart w:id="629" w:name="_Toc493779863"/>
      <w:bookmarkStart w:id="630" w:name="_Toc493842132"/>
      <w:bookmarkStart w:id="631" w:name="_Toc493842364"/>
      <w:bookmarkStart w:id="632" w:name="_Toc493853287"/>
      <w:bookmarkStart w:id="633" w:name="_Toc493856617"/>
      <w:bookmarkStart w:id="634" w:name="_Toc493860154"/>
      <w:bookmarkStart w:id="635" w:name="_Toc493861085"/>
      <w:bookmarkStart w:id="636" w:name="_Toc493862265"/>
      <w:bookmarkStart w:id="637" w:name="_Toc493862683"/>
      <w:bookmarkStart w:id="638" w:name="_Toc493862918"/>
      <w:bookmarkStart w:id="639" w:name="_Toc495911925"/>
      <w:bookmarkStart w:id="640" w:name="_Toc495917295"/>
      <w:bookmarkStart w:id="641" w:name="_Toc492631817"/>
      <w:bookmarkStart w:id="642" w:name="_Toc493492303"/>
      <w:bookmarkStart w:id="643" w:name="_Toc493508985"/>
      <w:bookmarkStart w:id="644" w:name="_Toc493520903"/>
      <w:bookmarkStart w:id="645" w:name="_Toc493522966"/>
      <w:bookmarkStart w:id="646" w:name="_Toc493596902"/>
      <w:bookmarkStart w:id="647" w:name="_Toc493597130"/>
      <w:bookmarkStart w:id="648" w:name="_Toc493597358"/>
      <w:bookmarkStart w:id="649" w:name="_Toc493598521"/>
      <w:bookmarkStart w:id="650" w:name="_Toc493600222"/>
      <w:bookmarkStart w:id="651" w:name="_Toc493608134"/>
      <w:bookmarkStart w:id="652" w:name="_Toc493663053"/>
      <w:bookmarkStart w:id="653" w:name="_Toc493663278"/>
      <w:bookmarkStart w:id="654" w:name="_Toc493682514"/>
      <w:bookmarkStart w:id="655" w:name="_Toc493687776"/>
      <w:bookmarkStart w:id="656" w:name="_Toc493688597"/>
      <w:bookmarkStart w:id="657" w:name="_Toc493695335"/>
      <w:bookmarkStart w:id="658" w:name="_Toc493779864"/>
      <w:bookmarkStart w:id="659" w:name="_Toc493842133"/>
      <w:bookmarkStart w:id="660" w:name="_Toc493842365"/>
      <w:bookmarkStart w:id="661" w:name="_Toc493853288"/>
      <w:bookmarkStart w:id="662" w:name="_Toc493856618"/>
      <w:bookmarkStart w:id="663" w:name="_Toc493860155"/>
      <w:bookmarkStart w:id="664" w:name="_Toc493861086"/>
      <w:bookmarkStart w:id="665" w:name="_Toc493862266"/>
      <w:bookmarkStart w:id="666" w:name="_Toc493862684"/>
      <w:bookmarkStart w:id="667" w:name="_Toc493862919"/>
      <w:bookmarkStart w:id="668" w:name="_Toc495911926"/>
      <w:bookmarkStart w:id="669" w:name="_Toc495917296"/>
      <w:bookmarkStart w:id="670" w:name="_Toc86223119"/>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t>Installation Folder</w:t>
      </w:r>
      <w:bookmarkEnd w:id="670"/>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0720FF1E"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71" w:name="_Toc506382335"/>
    </w:p>
    <w:p w14:paraId="488B2A36" w14:textId="42210FC0" w:rsidR="004A671A" w:rsidRPr="006940CF" w:rsidRDefault="00FC0C95" w:rsidP="00C72C8D">
      <w:pPr>
        <w:pStyle w:val="Caption"/>
        <w:spacing w:before="0" w:after="0"/>
        <w:rPr>
          <w:color w:val="auto"/>
        </w:rPr>
      </w:pPr>
      <w:bookmarkStart w:id="672" w:name="_Toc86223276"/>
      <w:r w:rsidRPr="006940CF">
        <w:rPr>
          <w:color w:val="auto"/>
        </w:rPr>
        <w:t xml:space="preserve">Table </w:t>
      </w:r>
      <w:r w:rsidR="00340150" w:rsidRPr="006940CF">
        <w:rPr>
          <w:noProof/>
          <w:color w:val="auto"/>
        </w:rPr>
        <w:fldChar w:fldCharType="begin"/>
      </w:r>
      <w:r w:rsidR="00340150" w:rsidRPr="006940CF">
        <w:rPr>
          <w:noProof/>
          <w:color w:val="auto"/>
        </w:rPr>
        <w:instrText xml:space="preserve"> SEQ Table \* ARABIC </w:instrText>
      </w:r>
      <w:r w:rsidR="00340150" w:rsidRPr="006940CF">
        <w:rPr>
          <w:noProof/>
          <w:color w:val="auto"/>
        </w:rPr>
        <w:fldChar w:fldCharType="separate"/>
      </w:r>
      <w:r w:rsidR="0077288F">
        <w:rPr>
          <w:noProof/>
          <w:color w:val="auto"/>
        </w:rPr>
        <w:t>1</w:t>
      </w:r>
      <w:r w:rsidR="00340150" w:rsidRPr="006940CF">
        <w:rPr>
          <w:noProof/>
          <w:color w:val="auto"/>
        </w:rPr>
        <w:fldChar w:fldCharType="end"/>
      </w:r>
      <w:r w:rsidRPr="006940CF">
        <w:rPr>
          <w:color w:val="auto"/>
        </w:rPr>
        <w:t xml:space="preserve"> - Installation Folder</w:t>
      </w:r>
      <w:bookmarkEnd w:id="671"/>
      <w:bookmarkEnd w:id="672"/>
    </w:p>
    <w:p w14:paraId="1DDF22E6" w14:textId="77777777" w:rsidR="004A671A" w:rsidRDefault="004A671A" w:rsidP="00C04D6B">
      <w:pPr>
        <w:pStyle w:val="Caption"/>
      </w:pPr>
    </w:p>
    <w:p w14:paraId="780838C5" w14:textId="77777777" w:rsidR="00E44A78" w:rsidRDefault="00B90639" w:rsidP="005C483F">
      <w:bookmarkStart w:id="673" w:name="_Toc514853439"/>
      <w:bookmarkStart w:id="674" w:name="_Toc514854749"/>
      <w:bookmarkStart w:id="675" w:name="_Toc514855335"/>
      <w:bookmarkStart w:id="676" w:name="_Toc514855638"/>
      <w:bookmarkStart w:id="677" w:name="_Toc514853440"/>
      <w:bookmarkStart w:id="678" w:name="_Toc514854750"/>
      <w:bookmarkStart w:id="679" w:name="_Toc514855336"/>
      <w:bookmarkStart w:id="680" w:name="_Toc514855639"/>
      <w:bookmarkStart w:id="681" w:name="_Toc514853441"/>
      <w:bookmarkStart w:id="682" w:name="_Toc514854751"/>
      <w:bookmarkStart w:id="683" w:name="_Toc514855337"/>
      <w:bookmarkStart w:id="684" w:name="_Toc514855640"/>
      <w:bookmarkStart w:id="685" w:name="_Toc514853442"/>
      <w:bookmarkStart w:id="686" w:name="_Toc514854752"/>
      <w:bookmarkStart w:id="687" w:name="_Toc514855338"/>
      <w:bookmarkStart w:id="688" w:name="_Toc514855641"/>
      <w:bookmarkStart w:id="689" w:name="_Toc514853443"/>
      <w:bookmarkStart w:id="690" w:name="_Toc514854753"/>
      <w:bookmarkStart w:id="691" w:name="_Toc514855339"/>
      <w:bookmarkStart w:id="692" w:name="_Toc514855642"/>
      <w:bookmarkStart w:id="693" w:name="_Toc514853444"/>
      <w:bookmarkStart w:id="694" w:name="_Toc514854754"/>
      <w:bookmarkStart w:id="695" w:name="_Toc514855340"/>
      <w:bookmarkStart w:id="696" w:name="_Toc514855643"/>
      <w:bookmarkStart w:id="697" w:name="_Toc514853445"/>
      <w:bookmarkStart w:id="698" w:name="_Toc514854755"/>
      <w:bookmarkStart w:id="699" w:name="_Toc514855341"/>
      <w:bookmarkStart w:id="700" w:name="_Toc514855644"/>
      <w:bookmarkStart w:id="701" w:name="_Toc514853446"/>
      <w:bookmarkStart w:id="702" w:name="_Toc514854756"/>
      <w:bookmarkStart w:id="703" w:name="_Toc514855342"/>
      <w:bookmarkStart w:id="704" w:name="_Toc514855645"/>
      <w:bookmarkStart w:id="705" w:name="_Toc514853447"/>
      <w:bookmarkStart w:id="706" w:name="_Toc514854757"/>
      <w:bookmarkStart w:id="707" w:name="_Toc514855343"/>
      <w:bookmarkStart w:id="708" w:name="_Toc514855646"/>
      <w:bookmarkStart w:id="709" w:name="_Toc514853448"/>
      <w:bookmarkStart w:id="710" w:name="_Toc514854758"/>
      <w:bookmarkStart w:id="711" w:name="_Toc514855344"/>
      <w:bookmarkStart w:id="712" w:name="_Toc514855647"/>
      <w:bookmarkStart w:id="713" w:name="_Toc514853449"/>
      <w:bookmarkStart w:id="714" w:name="_Toc514854759"/>
      <w:bookmarkStart w:id="715" w:name="_Toc514855345"/>
      <w:bookmarkStart w:id="716" w:name="_Toc514855648"/>
      <w:bookmarkStart w:id="717" w:name="_Toc514853450"/>
      <w:bookmarkStart w:id="718" w:name="_Toc514854760"/>
      <w:bookmarkStart w:id="719" w:name="_Toc514855346"/>
      <w:bookmarkStart w:id="720" w:name="_Toc514855649"/>
      <w:bookmarkStart w:id="721" w:name="_Toc514853451"/>
      <w:bookmarkStart w:id="722" w:name="_Toc514854761"/>
      <w:bookmarkStart w:id="723" w:name="_Toc514855347"/>
      <w:bookmarkStart w:id="724" w:name="_Toc514855650"/>
      <w:bookmarkStart w:id="725" w:name="_Toc514853452"/>
      <w:bookmarkStart w:id="726" w:name="_Toc514854762"/>
      <w:bookmarkStart w:id="727" w:name="_Toc514855348"/>
      <w:bookmarkStart w:id="728" w:name="_Toc514855651"/>
      <w:bookmarkStart w:id="729" w:name="_Toc514853453"/>
      <w:bookmarkStart w:id="730" w:name="_Toc514854763"/>
      <w:bookmarkStart w:id="731" w:name="_Toc514855349"/>
      <w:bookmarkStart w:id="732" w:name="_Toc514855652"/>
      <w:bookmarkStart w:id="733" w:name="_Toc514853454"/>
      <w:bookmarkStart w:id="734" w:name="_Toc514854764"/>
      <w:bookmarkStart w:id="735" w:name="_Toc514855350"/>
      <w:bookmarkStart w:id="736" w:name="_Toc514855653"/>
      <w:bookmarkStart w:id="737" w:name="_Toc514853455"/>
      <w:bookmarkStart w:id="738" w:name="_Toc514854765"/>
      <w:bookmarkStart w:id="739" w:name="_Toc514855351"/>
      <w:bookmarkStart w:id="740" w:name="_Toc514855654"/>
      <w:bookmarkStart w:id="741" w:name="_Toc514853456"/>
      <w:bookmarkStart w:id="742" w:name="_Toc514854766"/>
      <w:bookmarkStart w:id="743" w:name="_Toc514855352"/>
      <w:bookmarkStart w:id="744" w:name="_Toc514855655"/>
      <w:bookmarkStart w:id="745" w:name="_Toc514853457"/>
      <w:bookmarkStart w:id="746" w:name="_Toc514854767"/>
      <w:bookmarkStart w:id="747" w:name="_Toc514855353"/>
      <w:bookmarkStart w:id="748" w:name="_Toc514855656"/>
      <w:bookmarkStart w:id="749" w:name="_Toc514853458"/>
      <w:bookmarkStart w:id="750" w:name="_Toc514854768"/>
      <w:bookmarkStart w:id="751" w:name="_Toc514855354"/>
      <w:bookmarkStart w:id="752" w:name="_Toc514855657"/>
      <w:bookmarkStart w:id="753" w:name="_Toc514853459"/>
      <w:bookmarkStart w:id="754" w:name="_Toc514854769"/>
      <w:bookmarkStart w:id="755" w:name="_Toc514855355"/>
      <w:bookmarkStart w:id="756" w:name="_Toc514855658"/>
      <w:bookmarkStart w:id="757" w:name="_Toc514853460"/>
      <w:bookmarkStart w:id="758" w:name="_Toc514854770"/>
      <w:bookmarkStart w:id="759" w:name="_Toc514855356"/>
      <w:bookmarkStart w:id="760" w:name="_Toc514855659"/>
      <w:bookmarkStart w:id="761" w:name="_Toc514853461"/>
      <w:bookmarkStart w:id="762" w:name="_Toc514854771"/>
      <w:bookmarkStart w:id="763" w:name="_Toc514855357"/>
      <w:bookmarkStart w:id="764" w:name="_Toc514855660"/>
      <w:bookmarkStart w:id="765" w:name="_Toc514853462"/>
      <w:bookmarkStart w:id="766" w:name="_Toc514854772"/>
      <w:bookmarkStart w:id="767" w:name="_Toc514855358"/>
      <w:bookmarkStart w:id="768" w:name="_Toc514855661"/>
      <w:bookmarkStart w:id="769" w:name="_Toc514853463"/>
      <w:bookmarkStart w:id="770" w:name="_Toc514854773"/>
      <w:bookmarkStart w:id="771" w:name="_Toc514855359"/>
      <w:bookmarkStart w:id="772" w:name="_Toc514855662"/>
      <w:bookmarkStart w:id="773" w:name="_Toc514853464"/>
      <w:bookmarkStart w:id="774" w:name="_Toc514854774"/>
      <w:bookmarkStart w:id="775" w:name="_Toc514855360"/>
      <w:bookmarkStart w:id="776" w:name="_Toc514855663"/>
      <w:bookmarkStart w:id="777" w:name="_Toc514853465"/>
      <w:bookmarkStart w:id="778" w:name="_Toc514854775"/>
      <w:bookmarkStart w:id="779" w:name="_Toc514855361"/>
      <w:bookmarkStart w:id="780" w:name="_Toc514855664"/>
      <w:bookmarkStart w:id="781" w:name="_Toc514853466"/>
      <w:bookmarkStart w:id="782" w:name="_Toc514854776"/>
      <w:bookmarkStart w:id="783" w:name="_Toc514855362"/>
      <w:bookmarkStart w:id="784" w:name="_Toc514855665"/>
      <w:bookmarkStart w:id="785" w:name="_Toc514853467"/>
      <w:bookmarkStart w:id="786" w:name="_Toc514854777"/>
      <w:bookmarkStart w:id="787" w:name="_Toc514855363"/>
      <w:bookmarkStart w:id="788" w:name="_Toc514855666"/>
      <w:bookmarkStart w:id="789" w:name="_Toc514853468"/>
      <w:bookmarkStart w:id="790" w:name="_Toc514854778"/>
      <w:bookmarkStart w:id="791" w:name="_Toc514855364"/>
      <w:bookmarkStart w:id="792" w:name="_Toc514855667"/>
      <w:bookmarkStart w:id="793" w:name="_Toc514853469"/>
      <w:bookmarkStart w:id="794" w:name="_Toc514854779"/>
      <w:bookmarkStart w:id="795" w:name="_Toc514855365"/>
      <w:bookmarkStart w:id="796" w:name="_Toc514855668"/>
      <w:bookmarkStart w:id="797" w:name="_Toc514853470"/>
      <w:bookmarkStart w:id="798" w:name="_Toc514854780"/>
      <w:bookmarkStart w:id="799" w:name="_Toc514855366"/>
      <w:bookmarkStart w:id="800" w:name="_Toc514855669"/>
      <w:bookmarkStart w:id="801" w:name="_Toc514853471"/>
      <w:bookmarkStart w:id="802" w:name="_Toc514854781"/>
      <w:bookmarkStart w:id="803" w:name="_Toc514855367"/>
      <w:bookmarkStart w:id="804" w:name="_Toc514855670"/>
      <w:bookmarkStart w:id="805" w:name="_Toc514853472"/>
      <w:bookmarkStart w:id="806" w:name="_Toc514854782"/>
      <w:bookmarkStart w:id="807" w:name="_Toc514855368"/>
      <w:bookmarkStart w:id="808" w:name="_Toc514855671"/>
      <w:bookmarkStart w:id="809" w:name="_Toc514853473"/>
      <w:bookmarkStart w:id="810" w:name="_Toc514854783"/>
      <w:bookmarkStart w:id="811" w:name="_Toc514855369"/>
      <w:bookmarkStart w:id="812" w:name="_Toc514855672"/>
      <w:bookmarkStart w:id="813" w:name="_Toc514853474"/>
      <w:bookmarkStart w:id="814" w:name="_Toc514854784"/>
      <w:bookmarkStart w:id="815" w:name="_Toc514855370"/>
      <w:bookmarkStart w:id="816" w:name="_Toc514855673"/>
      <w:bookmarkStart w:id="817" w:name="_Toc492631820"/>
      <w:bookmarkStart w:id="818" w:name="_Toc493492306"/>
      <w:bookmarkStart w:id="819" w:name="_Toc493508988"/>
      <w:bookmarkStart w:id="820" w:name="_Toc493520906"/>
      <w:bookmarkStart w:id="821" w:name="_Toc493522969"/>
      <w:bookmarkStart w:id="822" w:name="_Toc493596905"/>
      <w:bookmarkStart w:id="823" w:name="_Toc493597133"/>
      <w:bookmarkStart w:id="824" w:name="_Toc493597361"/>
      <w:bookmarkStart w:id="825" w:name="_Toc493598524"/>
      <w:bookmarkStart w:id="826" w:name="_Toc493600225"/>
      <w:bookmarkStart w:id="827" w:name="_Toc493608137"/>
      <w:bookmarkStart w:id="828" w:name="_Toc493663056"/>
      <w:bookmarkStart w:id="829" w:name="_Toc493663281"/>
      <w:bookmarkStart w:id="830" w:name="_Toc493682517"/>
      <w:bookmarkStart w:id="831" w:name="_Toc493687779"/>
      <w:bookmarkStart w:id="832" w:name="_Toc493688600"/>
      <w:bookmarkStart w:id="833" w:name="_Toc493695338"/>
      <w:bookmarkStart w:id="834" w:name="_Toc493779867"/>
      <w:bookmarkStart w:id="835" w:name="_Toc493842136"/>
      <w:bookmarkStart w:id="836" w:name="_Toc493842368"/>
      <w:bookmarkStart w:id="837" w:name="_Toc493853291"/>
      <w:bookmarkStart w:id="838" w:name="_Toc493856621"/>
      <w:bookmarkStart w:id="839" w:name="_Toc493860158"/>
      <w:bookmarkStart w:id="840" w:name="_Toc493861089"/>
      <w:bookmarkStart w:id="841" w:name="_Toc493862269"/>
      <w:bookmarkStart w:id="842" w:name="_Toc493862687"/>
      <w:bookmarkStart w:id="843" w:name="_Toc493862922"/>
      <w:bookmarkStart w:id="844" w:name="_Toc495911929"/>
      <w:bookmarkStart w:id="845" w:name="_Toc495917299"/>
      <w:bookmarkStart w:id="846" w:name="_Toc514853475"/>
      <w:bookmarkStart w:id="847" w:name="_Toc514854785"/>
      <w:bookmarkStart w:id="848" w:name="_Toc514855371"/>
      <w:bookmarkStart w:id="849" w:name="_Toc514855674"/>
      <w:bookmarkStart w:id="850" w:name="_Toc514853476"/>
      <w:bookmarkStart w:id="851" w:name="_Toc514854786"/>
      <w:bookmarkStart w:id="852" w:name="_Toc514855372"/>
      <w:bookmarkStart w:id="853" w:name="_Toc514855675"/>
      <w:bookmarkStart w:id="854" w:name="_Toc492631822"/>
      <w:bookmarkStart w:id="855" w:name="_Toc493492308"/>
      <w:bookmarkStart w:id="856" w:name="_Toc493508990"/>
      <w:bookmarkStart w:id="857" w:name="_Toc493520908"/>
      <w:bookmarkStart w:id="858" w:name="_Toc493522971"/>
      <w:bookmarkStart w:id="859" w:name="_Toc493596907"/>
      <w:bookmarkStart w:id="860" w:name="_Toc493597135"/>
      <w:bookmarkStart w:id="861" w:name="_Toc493597363"/>
      <w:bookmarkStart w:id="862" w:name="_Toc493598526"/>
      <w:bookmarkStart w:id="863" w:name="_Toc493600227"/>
      <w:bookmarkStart w:id="864" w:name="_Toc493608139"/>
      <w:bookmarkStart w:id="865" w:name="_Toc493663058"/>
      <w:bookmarkStart w:id="866" w:name="_Toc493663283"/>
      <w:bookmarkStart w:id="867" w:name="_Toc493682519"/>
      <w:bookmarkStart w:id="868" w:name="_Toc493687781"/>
      <w:bookmarkStart w:id="869" w:name="_Toc493688602"/>
      <w:bookmarkStart w:id="870" w:name="_Toc493695340"/>
      <w:bookmarkStart w:id="871" w:name="_Toc493779869"/>
      <w:bookmarkStart w:id="872" w:name="_Toc493842138"/>
      <w:bookmarkStart w:id="873" w:name="_Toc492631823"/>
      <w:bookmarkStart w:id="874" w:name="_Toc493492309"/>
      <w:bookmarkStart w:id="875" w:name="_Toc493508991"/>
      <w:bookmarkStart w:id="876" w:name="_Toc493520909"/>
      <w:bookmarkStart w:id="877" w:name="_Toc493522972"/>
      <w:bookmarkStart w:id="878" w:name="_Toc493596908"/>
      <w:bookmarkStart w:id="879" w:name="_Toc493597136"/>
      <w:bookmarkStart w:id="880" w:name="_Toc493597364"/>
      <w:bookmarkStart w:id="881" w:name="_Toc493598527"/>
      <w:bookmarkStart w:id="882" w:name="_Toc493600228"/>
      <w:bookmarkStart w:id="883" w:name="_Toc493608140"/>
      <w:bookmarkStart w:id="884" w:name="_Toc493663059"/>
      <w:bookmarkStart w:id="885" w:name="_Toc493663284"/>
      <w:bookmarkStart w:id="886" w:name="_Toc493682520"/>
      <w:bookmarkStart w:id="887" w:name="_Toc493687782"/>
      <w:bookmarkStart w:id="888" w:name="_Toc493688603"/>
      <w:bookmarkStart w:id="889" w:name="_Toc493695341"/>
      <w:bookmarkStart w:id="890" w:name="_Toc493779870"/>
      <w:bookmarkStart w:id="891" w:name="_Toc493842139"/>
      <w:bookmarkStart w:id="892" w:name="_Toc514853477"/>
      <w:bookmarkStart w:id="893" w:name="_Toc514854787"/>
      <w:bookmarkStart w:id="894" w:name="_Toc514855373"/>
      <w:bookmarkStart w:id="895" w:name="_Toc514855676"/>
      <w:bookmarkStart w:id="896" w:name="_Toc514853478"/>
      <w:bookmarkStart w:id="897" w:name="_Toc514854788"/>
      <w:bookmarkStart w:id="898" w:name="_Toc514855374"/>
      <w:bookmarkStart w:id="899" w:name="_Toc514855677"/>
      <w:bookmarkStart w:id="900" w:name="_Toc514853479"/>
      <w:bookmarkStart w:id="901" w:name="_Toc514854789"/>
      <w:bookmarkStart w:id="902" w:name="_Toc514855375"/>
      <w:bookmarkStart w:id="903" w:name="_Toc514855678"/>
      <w:bookmarkStart w:id="904" w:name="_Toc514853480"/>
      <w:bookmarkStart w:id="905" w:name="_Toc514854790"/>
      <w:bookmarkStart w:id="906" w:name="_Toc514855376"/>
      <w:bookmarkStart w:id="907" w:name="_Toc514855679"/>
      <w:bookmarkStart w:id="908" w:name="_Toc514853481"/>
      <w:bookmarkStart w:id="909" w:name="_Toc514854791"/>
      <w:bookmarkStart w:id="910" w:name="_Toc514855377"/>
      <w:bookmarkStart w:id="911" w:name="_Toc514855680"/>
      <w:bookmarkStart w:id="912" w:name="_Toc514853482"/>
      <w:bookmarkStart w:id="913" w:name="_Toc514854792"/>
      <w:bookmarkStart w:id="914" w:name="_Toc514855378"/>
      <w:bookmarkStart w:id="915" w:name="_Toc514855681"/>
      <w:bookmarkStart w:id="916" w:name="_Toc514853483"/>
      <w:bookmarkStart w:id="917" w:name="_Toc514854793"/>
      <w:bookmarkStart w:id="918" w:name="_Toc514855379"/>
      <w:bookmarkStart w:id="919" w:name="_Toc514855682"/>
      <w:bookmarkStart w:id="920" w:name="_Toc514853484"/>
      <w:bookmarkStart w:id="921" w:name="_Toc514854794"/>
      <w:bookmarkStart w:id="922" w:name="_Toc514855380"/>
      <w:bookmarkStart w:id="923" w:name="_Toc514855683"/>
      <w:bookmarkStart w:id="924" w:name="_Toc514853485"/>
      <w:bookmarkStart w:id="925" w:name="_Toc514854795"/>
      <w:bookmarkStart w:id="926" w:name="_Toc514855381"/>
      <w:bookmarkStart w:id="927" w:name="_Toc514855684"/>
      <w:bookmarkStart w:id="928" w:name="_Toc514853486"/>
      <w:bookmarkStart w:id="929" w:name="_Toc514854796"/>
      <w:bookmarkStart w:id="930" w:name="_Toc514855382"/>
      <w:bookmarkStart w:id="931" w:name="_Toc514855685"/>
      <w:bookmarkStart w:id="932" w:name="_Toc514853487"/>
      <w:bookmarkStart w:id="933" w:name="_Toc514854797"/>
      <w:bookmarkStart w:id="934" w:name="_Toc514855383"/>
      <w:bookmarkStart w:id="935" w:name="_Toc514855686"/>
      <w:bookmarkStart w:id="936" w:name="_Toc514853488"/>
      <w:bookmarkStart w:id="937" w:name="_Toc514854798"/>
      <w:bookmarkStart w:id="938" w:name="_Toc514855384"/>
      <w:bookmarkStart w:id="939" w:name="_Toc514855687"/>
      <w:bookmarkStart w:id="940" w:name="_Toc514853489"/>
      <w:bookmarkStart w:id="941" w:name="_Toc514854799"/>
      <w:bookmarkStart w:id="942" w:name="_Toc514855385"/>
      <w:bookmarkStart w:id="943" w:name="_Toc514855688"/>
      <w:bookmarkStart w:id="944" w:name="_Toc514853490"/>
      <w:bookmarkStart w:id="945" w:name="_Toc514854800"/>
      <w:bookmarkStart w:id="946" w:name="_Toc514855386"/>
      <w:bookmarkStart w:id="947" w:name="_Toc514855689"/>
      <w:bookmarkStart w:id="948" w:name="_Toc514853491"/>
      <w:bookmarkStart w:id="949" w:name="_Toc514854801"/>
      <w:bookmarkStart w:id="950" w:name="_Toc514855387"/>
      <w:bookmarkStart w:id="951" w:name="_Toc514855690"/>
      <w:bookmarkStart w:id="952" w:name="_Toc514853492"/>
      <w:bookmarkStart w:id="953" w:name="_Toc514854802"/>
      <w:bookmarkStart w:id="954" w:name="_Toc514855388"/>
      <w:bookmarkStart w:id="955" w:name="_Toc514855691"/>
      <w:bookmarkStart w:id="956" w:name="_Toc514853493"/>
      <w:bookmarkStart w:id="957" w:name="_Toc514854803"/>
      <w:bookmarkStart w:id="958" w:name="_Toc514855389"/>
      <w:bookmarkStart w:id="959" w:name="_Toc514855692"/>
      <w:bookmarkStart w:id="960" w:name="_Toc514853494"/>
      <w:bookmarkStart w:id="961" w:name="_Toc514854804"/>
      <w:bookmarkStart w:id="962" w:name="_Toc514855390"/>
      <w:bookmarkStart w:id="963" w:name="_Toc514855693"/>
      <w:bookmarkStart w:id="964" w:name="_Toc514853495"/>
      <w:bookmarkStart w:id="965" w:name="_Toc514854805"/>
      <w:bookmarkStart w:id="966" w:name="_Toc514855391"/>
      <w:bookmarkStart w:id="967" w:name="_Toc514855694"/>
      <w:bookmarkStart w:id="968" w:name="_Toc514853496"/>
      <w:bookmarkStart w:id="969" w:name="_Toc514854806"/>
      <w:bookmarkStart w:id="970" w:name="_Toc514855392"/>
      <w:bookmarkStart w:id="971" w:name="_Toc514855695"/>
      <w:bookmarkStart w:id="972" w:name="_Toc514853497"/>
      <w:bookmarkStart w:id="973" w:name="_Toc514854807"/>
      <w:bookmarkStart w:id="974" w:name="_Toc514855393"/>
      <w:bookmarkStart w:id="975" w:name="_Toc514855696"/>
      <w:bookmarkStart w:id="976" w:name="_Toc514853498"/>
      <w:bookmarkStart w:id="977" w:name="_Toc514854808"/>
      <w:bookmarkStart w:id="978" w:name="_Toc514855394"/>
      <w:bookmarkStart w:id="979" w:name="_Toc514855697"/>
      <w:bookmarkStart w:id="980" w:name="_Toc514853499"/>
      <w:bookmarkStart w:id="981" w:name="_Toc514854809"/>
      <w:bookmarkStart w:id="982" w:name="_Toc514855395"/>
      <w:bookmarkStart w:id="983" w:name="_Toc514855698"/>
      <w:bookmarkStart w:id="984" w:name="_Toc514853500"/>
      <w:bookmarkStart w:id="985" w:name="_Toc514854810"/>
      <w:bookmarkStart w:id="986" w:name="_Toc514855396"/>
      <w:bookmarkStart w:id="987" w:name="_Toc514855699"/>
      <w:bookmarkStart w:id="988" w:name="_Toc514853501"/>
      <w:bookmarkStart w:id="989" w:name="_Toc514854811"/>
      <w:bookmarkStart w:id="990" w:name="_Toc514855397"/>
      <w:bookmarkStart w:id="991" w:name="_Toc514855700"/>
      <w:bookmarkStart w:id="992" w:name="_Toc514853502"/>
      <w:bookmarkStart w:id="993" w:name="_Toc514854812"/>
      <w:bookmarkStart w:id="994" w:name="_Toc514855398"/>
      <w:bookmarkStart w:id="995" w:name="_Toc514855701"/>
      <w:bookmarkStart w:id="996" w:name="_Toc514853503"/>
      <w:bookmarkStart w:id="997" w:name="_Toc514854813"/>
      <w:bookmarkStart w:id="998" w:name="_Toc514855399"/>
      <w:bookmarkStart w:id="999" w:name="_Toc514855702"/>
      <w:bookmarkStart w:id="1000" w:name="_Toc514853504"/>
      <w:bookmarkStart w:id="1001" w:name="_Toc514854814"/>
      <w:bookmarkStart w:id="1002" w:name="_Toc514855400"/>
      <w:bookmarkStart w:id="1003" w:name="_Toc514855703"/>
      <w:bookmarkStart w:id="1004" w:name="_Toc514853505"/>
      <w:bookmarkStart w:id="1005" w:name="_Toc514854815"/>
      <w:bookmarkStart w:id="1006" w:name="_Toc514855401"/>
      <w:bookmarkStart w:id="1007" w:name="_Toc514855704"/>
      <w:bookmarkStart w:id="1008" w:name="_Toc514853506"/>
      <w:bookmarkStart w:id="1009" w:name="_Toc514854816"/>
      <w:bookmarkStart w:id="1010" w:name="_Toc514855402"/>
      <w:bookmarkStart w:id="1011" w:name="_Toc514855705"/>
      <w:bookmarkStart w:id="1012" w:name="_Toc514853507"/>
      <w:bookmarkStart w:id="1013" w:name="_Toc514854817"/>
      <w:bookmarkStart w:id="1014" w:name="_Toc514855403"/>
      <w:bookmarkStart w:id="1015" w:name="_Toc514855706"/>
      <w:bookmarkStart w:id="1016" w:name="_Toc514853508"/>
      <w:bookmarkStart w:id="1017" w:name="_Toc514854818"/>
      <w:bookmarkStart w:id="1018" w:name="_Toc514855404"/>
      <w:bookmarkStart w:id="1019" w:name="_Toc514855707"/>
      <w:bookmarkStart w:id="1020" w:name="_Toc514853509"/>
      <w:bookmarkStart w:id="1021" w:name="_Toc514854819"/>
      <w:bookmarkStart w:id="1022" w:name="_Toc514855405"/>
      <w:bookmarkStart w:id="1023" w:name="_Toc514855708"/>
      <w:bookmarkStart w:id="1024" w:name="_Toc514853510"/>
      <w:bookmarkStart w:id="1025" w:name="_Toc514854820"/>
      <w:bookmarkStart w:id="1026" w:name="_Toc514855406"/>
      <w:bookmarkStart w:id="1027" w:name="_Toc514855709"/>
      <w:bookmarkStart w:id="1028" w:name="_Toc514853511"/>
      <w:bookmarkStart w:id="1029" w:name="_Toc514854821"/>
      <w:bookmarkStart w:id="1030" w:name="_Toc514855407"/>
      <w:bookmarkStart w:id="1031" w:name="_Toc514855710"/>
      <w:bookmarkStart w:id="1032" w:name="_Toc514853512"/>
      <w:bookmarkStart w:id="1033" w:name="_Toc514854822"/>
      <w:bookmarkStart w:id="1034" w:name="_Toc514855408"/>
      <w:bookmarkStart w:id="1035" w:name="_Toc514855711"/>
      <w:bookmarkStart w:id="1036" w:name="_Toc514853513"/>
      <w:bookmarkStart w:id="1037" w:name="_Toc514854823"/>
      <w:bookmarkStart w:id="1038" w:name="_Toc514855409"/>
      <w:bookmarkStart w:id="1039" w:name="_Toc514855712"/>
      <w:bookmarkStart w:id="1040" w:name="_Toc514853514"/>
      <w:bookmarkStart w:id="1041" w:name="_Toc514854824"/>
      <w:bookmarkStart w:id="1042" w:name="_Toc514855410"/>
      <w:bookmarkStart w:id="1043" w:name="_Toc514855713"/>
      <w:bookmarkStart w:id="1044" w:name="_Toc514853515"/>
      <w:bookmarkStart w:id="1045" w:name="_Toc514854825"/>
      <w:bookmarkStart w:id="1046" w:name="_Toc514855411"/>
      <w:bookmarkStart w:id="1047" w:name="_Toc514855714"/>
      <w:bookmarkStart w:id="1048" w:name="_Toc514853516"/>
      <w:bookmarkStart w:id="1049" w:name="_Toc514854826"/>
      <w:bookmarkStart w:id="1050" w:name="_Toc514855412"/>
      <w:bookmarkStart w:id="1051" w:name="_Toc514855715"/>
      <w:bookmarkStart w:id="1052" w:name="_Toc514853517"/>
      <w:bookmarkStart w:id="1053" w:name="_Toc514854827"/>
      <w:bookmarkStart w:id="1054" w:name="_Toc514855413"/>
      <w:bookmarkStart w:id="1055" w:name="_Toc514855716"/>
      <w:bookmarkStart w:id="1056" w:name="_Toc514853518"/>
      <w:bookmarkStart w:id="1057" w:name="_Toc514854828"/>
      <w:bookmarkStart w:id="1058" w:name="_Toc514855414"/>
      <w:bookmarkStart w:id="1059" w:name="_Toc514855717"/>
      <w:bookmarkStart w:id="1060" w:name="_Toc514853519"/>
      <w:bookmarkStart w:id="1061" w:name="_Toc514854829"/>
      <w:bookmarkStart w:id="1062" w:name="_Toc514855415"/>
      <w:bookmarkStart w:id="1063" w:name="_Toc514855718"/>
      <w:bookmarkStart w:id="1064" w:name="_Toc514853520"/>
      <w:bookmarkStart w:id="1065" w:name="_Toc514854830"/>
      <w:bookmarkStart w:id="1066" w:name="_Toc514855416"/>
      <w:bookmarkStart w:id="1067" w:name="_Toc514855719"/>
      <w:bookmarkStart w:id="1068" w:name="_Toc514853521"/>
      <w:bookmarkStart w:id="1069" w:name="_Toc514854831"/>
      <w:bookmarkStart w:id="1070" w:name="_Toc514855417"/>
      <w:bookmarkStart w:id="1071" w:name="_Toc514855720"/>
      <w:bookmarkStart w:id="1072" w:name="_Toc514853522"/>
      <w:bookmarkStart w:id="1073" w:name="_Toc514854832"/>
      <w:bookmarkStart w:id="1074" w:name="_Toc514855418"/>
      <w:bookmarkStart w:id="1075" w:name="_Toc514855721"/>
      <w:bookmarkStart w:id="1076" w:name="_Toc514853523"/>
      <w:bookmarkStart w:id="1077" w:name="_Toc514854833"/>
      <w:bookmarkStart w:id="1078" w:name="_Toc514855419"/>
      <w:bookmarkStart w:id="1079" w:name="_Toc514855722"/>
      <w:bookmarkStart w:id="1080" w:name="_Toc514853524"/>
      <w:bookmarkStart w:id="1081" w:name="_Toc514854834"/>
      <w:bookmarkStart w:id="1082" w:name="_Toc514855420"/>
      <w:bookmarkStart w:id="1083" w:name="_Toc514855723"/>
      <w:bookmarkStart w:id="1084" w:name="_Toc514853525"/>
      <w:bookmarkStart w:id="1085" w:name="_Toc514854835"/>
      <w:bookmarkStart w:id="1086" w:name="_Toc514855421"/>
      <w:bookmarkStart w:id="1087" w:name="_Toc514855724"/>
      <w:bookmarkStart w:id="1088" w:name="_Toc514853526"/>
      <w:bookmarkStart w:id="1089" w:name="_Toc514854836"/>
      <w:bookmarkStart w:id="1090" w:name="_Toc514855422"/>
      <w:bookmarkStart w:id="1091" w:name="_Toc514855725"/>
      <w:bookmarkStart w:id="1092" w:name="_Toc514853530"/>
      <w:bookmarkStart w:id="1093" w:name="_Toc514854840"/>
      <w:bookmarkStart w:id="1094" w:name="_Toc514855426"/>
      <w:bookmarkStart w:id="1095" w:name="_Toc514855729"/>
      <w:bookmarkStart w:id="1096" w:name="_Toc514853531"/>
      <w:bookmarkStart w:id="1097" w:name="_Toc514854841"/>
      <w:bookmarkStart w:id="1098" w:name="_Toc514855427"/>
      <w:bookmarkStart w:id="1099" w:name="_Toc514855730"/>
      <w:bookmarkStart w:id="1100" w:name="_Toc514853532"/>
      <w:bookmarkStart w:id="1101" w:name="_Toc514854842"/>
      <w:bookmarkStart w:id="1102" w:name="_Toc514855428"/>
      <w:bookmarkStart w:id="1103" w:name="_Toc514855731"/>
      <w:bookmarkStart w:id="1104" w:name="_Toc514853533"/>
      <w:bookmarkStart w:id="1105" w:name="_Toc514854843"/>
      <w:bookmarkStart w:id="1106" w:name="_Toc514855429"/>
      <w:bookmarkStart w:id="1107" w:name="_Toc514855732"/>
      <w:bookmarkStart w:id="1108" w:name="_Toc514853534"/>
      <w:bookmarkStart w:id="1109" w:name="_Toc514854844"/>
      <w:bookmarkStart w:id="1110" w:name="_Toc514855430"/>
      <w:bookmarkStart w:id="1111" w:name="_Toc514855733"/>
      <w:bookmarkStart w:id="1112" w:name="_Toc514853535"/>
      <w:bookmarkStart w:id="1113" w:name="_Toc514854845"/>
      <w:bookmarkStart w:id="1114" w:name="_Toc514855431"/>
      <w:bookmarkStart w:id="1115" w:name="_Toc514855734"/>
      <w:bookmarkStart w:id="1116" w:name="_Toc514853536"/>
      <w:bookmarkStart w:id="1117" w:name="_Toc514854846"/>
      <w:bookmarkStart w:id="1118" w:name="_Toc514855432"/>
      <w:bookmarkStart w:id="1119" w:name="_Toc514855735"/>
      <w:bookmarkStart w:id="1120" w:name="_Toc514853537"/>
      <w:bookmarkStart w:id="1121" w:name="_Toc514854847"/>
      <w:bookmarkStart w:id="1122" w:name="_Toc514855433"/>
      <w:bookmarkStart w:id="1123" w:name="_Toc514855736"/>
      <w:bookmarkStart w:id="1124" w:name="_Toc514853538"/>
      <w:bookmarkStart w:id="1125" w:name="_Toc514854848"/>
      <w:bookmarkStart w:id="1126" w:name="_Toc514855434"/>
      <w:bookmarkStart w:id="1127" w:name="_Toc514855737"/>
      <w:bookmarkStart w:id="1128" w:name="_Toc514853539"/>
      <w:bookmarkStart w:id="1129" w:name="_Toc514854849"/>
      <w:bookmarkStart w:id="1130" w:name="_Toc514855435"/>
      <w:bookmarkStart w:id="1131" w:name="_Toc514855738"/>
      <w:bookmarkStart w:id="1132" w:name="_Toc514853540"/>
      <w:bookmarkStart w:id="1133" w:name="_Toc514854850"/>
      <w:bookmarkStart w:id="1134" w:name="_Toc514855436"/>
      <w:bookmarkStart w:id="1135" w:name="_Toc514855739"/>
      <w:bookmarkStart w:id="1136" w:name="_Toc514853541"/>
      <w:bookmarkStart w:id="1137" w:name="_Toc514854851"/>
      <w:bookmarkStart w:id="1138" w:name="_Toc514855437"/>
      <w:bookmarkStart w:id="1139" w:name="_Toc514855740"/>
      <w:bookmarkStart w:id="1140" w:name="_Toc514853542"/>
      <w:bookmarkStart w:id="1141" w:name="_Toc514854852"/>
      <w:bookmarkStart w:id="1142" w:name="_Toc514855438"/>
      <w:bookmarkStart w:id="1143" w:name="_Toc514855741"/>
      <w:bookmarkStart w:id="1144" w:name="_Toc514853543"/>
      <w:bookmarkStart w:id="1145" w:name="_Toc514854853"/>
      <w:bookmarkStart w:id="1146" w:name="_Toc514855439"/>
      <w:bookmarkStart w:id="1147" w:name="_Toc514855742"/>
      <w:bookmarkStart w:id="1148" w:name="_Toc514853544"/>
      <w:bookmarkStart w:id="1149" w:name="_Toc514854854"/>
      <w:bookmarkStart w:id="1150" w:name="_Toc514855440"/>
      <w:bookmarkStart w:id="1151" w:name="_Toc514855743"/>
      <w:bookmarkStart w:id="1152" w:name="_Toc514853548"/>
      <w:bookmarkStart w:id="1153" w:name="_Toc514854858"/>
      <w:bookmarkStart w:id="1154" w:name="_Toc514855444"/>
      <w:bookmarkStart w:id="1155" w:name="_Toc514855747"/>
      <w:bookmarkStart w:id="1156" w:name="_Toc514853549"/>
      <w:bookmarkStart w:id="1157" w:name="_Toc514854859"/>
      <w:bookmarkStart w:id="1158" w:name="_Toc514855445"/>
      <w:bookmarkStart w:id="1159" w:name="_Toc514855748"/>
      <w:bookmarkStart w:id="1160" w:name="_Toc514853550"/>
      <w:bookmarkStart w:id="1161" w:name="_Toc514854860"/>
      <w:bookmarkStart w:id="1162" w:name="_Toc514855446"/>
      <w:bookmarkStart w:id="1163" w:name="_Toc514855749"/>
      <w:bookmarkStart w:id="1164" w:name="_Toc514853551"/>
      <w:bookmarkStart w:id="1165" w:name="_Toc514854861"/>
      <w:bookmarkStart w:id="1166" w:name="_Toc514855447"/>
      <w:bookmarkStart w:id="1167" w:name="_Toc514855750"/>
      <w:bookmarkStart w:id="1168" w:name="_Toc514853552"/>
      <w:bookmarkStart w:id="1169" w:name="_Toc514854862"/>
      <w:bookmarkStart w:id="1170" w:name="_Toc514855448"/>
      <w:bookmarkStart w:id="1171" w:name="_Toc514855751"/>
      <w:bookmarkStart w:id="1172" w:name="_Toc514853553"/>
      <w:bookmarkStart w:id="1173" w:name="_Toc514854863"/>
      <w:bookmarkStart w:id="1174" w:name="_Toc514855449"/>
      <w:bookmarkStart w:id="1175" w:name="_Toc514855752"/>
      <w:bookmarkStart w:id="1176" w:name="_Toc514853554"/>
      <w:bookmarkStart w:id="1177" w:name="_Toc514854864"/>
      <w:bookmarkStart w:id="1178" w:name="_Toc514855450"/>
      <w:bookmarkStart w:id="1179" w:name="_Toc514855753"/>
      <w:bookmarkStart w:id="1180" w:name="_Toc514853555"/>
      <w:bookmarkStart w:id="1181" w:name="_Toc514854865"/>
      <w:bookmarkStart w:id="1182" w:name="_Toc514855451"/>
      <w:bookmarkStart w:id="1183" w:name="_Toc514855754"/>
      <w:bookmarkStart w:id="1184" w:name="_Toc514853556"/>
      <w:bookmarkStart w:id="1185" w:name="_Toc514854866"/>
      <w:bookmarkStart w:id="1186" w:name="_Toc514855452"/>
      <w:bookmarkStart w:id="1187" w:name="_Toc514855755"/>
      <w:bookmarkStart w:id="1188" w:name="_Toc514853557"/>
      <w:bookmarkStart w:id="1189" w:name="_Toc514854867"/>
      <w:bookmarkStart w:id="1190" w:name="_Toc514855453"/>
      <w:bookmarkStart w:id="1191" w:name="_Toc514855756"/>
      <w:bookmarkStart w:id="1192" w:name="_Toc514853558"/>
      <w:bookmarkStart w:id="1193" w:name="_Toc514854868"/>
      <w:bookmarkStart w:id="1194" w:name="_Toc514855454"/>
      <w:bookmarkStart w:id="1195" w:name="_Toc514855757"/>
      <w:bookmarkStart w:id="1196" w:name="_Toc514853559"/>
      <w:bookmarkStart w:id="1197" w:name="_Toc514854869"/>
      <w:bookmarkStart w:id="1198" w:name="_Toc514855455"/>
      <w:bookmarkStart w:id="1199" w:name="_Toc514855758"/>
      <w:bookmarkStart w:id="1200" w:name="_Toc514853560"/>
      <w:bookmarkStart w:id="1201" w:name="_Toc514854870"/>
      <w:bookmarkStart w:id="1202" w:name="_Toc514855456"/>
      <w:bookmarkStart w:id="1203" w:name="_Toc514855759"/>
      <w:bookmarkStart w:id="1204" w:name="_Toc514853561"/>
      <w:bookmarkStart w:id="1205" w:name="_Toc514854871"/>
      <w:bookmarkStart w:id="1206" w:name="_Toc514855457"/>
      <w:bookmarkStart w:id="1207" w:name="_Toc514855760"/>
      <w:bookmarkStart w:id="1208" w:name="_Toc514853562"/>
      <w:bookmarkStart w:id="1209" w:name="_Toc514854872"/>
      <w:bookmarkStart w:id="1210" w:name="_Toc514855458"/>
      <w:bookmarkStart w:id="1211" w:name="_Toc514855761"/>
      <w:bookmarkStart w:id="1212" w:name="_Toc514853563"/>
      <w:bookmarkStart w:id="1213" w:name="_Toc514854873"/>
      <w:bookmarkStart w:id="1214" w:name="_Toc514855459"/>
      <w:bookmarkStart w:id="1215" w:name="_Toc514855762"/>
      <w:bookmarkStart w:id="1216" w:name="_Toc514853564"/>
      <w:bookmarkStart w:id="1217" w:name="_Toc514854874"/>
      <w:bookmarkStart w:id="1218" w:name="_Toc514855460"/>
      <w:bookmarkStart w:id="1219" w:name="_Toc514855763"/>
      <w:bookmarkStart w:id="1220" w:name="_Toc514853565"/>
      <w:bookmarkStart w:id="1221" w:name="_Toc514854875"/>
      <w:bookmarkStart w:id="1222" w:name="_Toc514855461"/>
      <w:bookmarkStart w:id="1223" w:name="_Toc514855764"/>
      <w:bookmarkStart w:id="1224" w:name="_Toc514853566"/>
      <w:bookmarkStart w:id="1225" w:name="_Toc514854876"/>
      <w:bookmarkStart w:id="1226" w:name="_Toc514855462"/>
      <w:bookmarkStart w:id="1227" w:name="_Toc514855765"/>
      <w:bookmarkStart w:id="1228" w:name="_Toc514853567"/>
      <w:bookmarkStart w:id="1229" w:name="_Toc514854877"/>
      <w:bookmarkStart w:id="1230" w:name="_Toc514855463"/>
      <w:bookmarkStart w:id="1231" w:name="_Toc514855766"/>
      <w:bookmarkStart w:id="1232" w:name="_Toc514853568"/>
      <w:bookmarkStart w:id="1233" w:name="_Toc514854878"/>
      <w:bookmarkStart w:id="1234" w:name="_Toc514855464"/>
      <w:bookmarkStart w:id="1235" w:name="_Toc514855767"/>
      <w:bookmarkStart w:id="1236" w:name="_Toc514853569"/>
      <w:bookmarkStart w:id="1237" w:name="_Toc514854879"/>
      <w:bookmarkStart w:id="1238" w:name="_Toc514855465"/>
      <w:bookmarkStart w:id="1239" w:name="_Toc514855768"/>
      <w:bookmarkStart w:id="1240" w:name="_Toc514853570"/>
      <w:bookmarkStart w:id="1241" w:name="_Toc514854880"/>
      <w:bookmarkStart w:id="1242" w:name="_Toc514855466"/>
      <w:bookmarkStart w:id="1243" w:name="_Toc514855769"/>
      <w:bookmarkStart w:id="1244" w:name="_Toc514853571"/>
      <w:bookmarkStart w:id="1245" w:name="_Toc514854881"/>
      <w:bookmarkStart w:id="1246" w:name="_Toc514855467"/>
      <w:bookmarkStart w:id="1247" w:name="_Toc514855770"/>
      <w:bookmarkStart w:id="1248" w:name="_Toc514853572"/>
      <w:bookmarkStart w:id="1249" w:name="_Toc514854882"/>
      <w:bookmarkStart w:id="1250" w:name="_Toc514855468"/>
      <w:bookmarkStart w:id="1251" w:name="_Toc514855771"/>
      <w:bookmarkStart w:id="1252" w:name="_Toc514853573"/>
      <w:bookmarkStart w:id="1253" w:name="_Toc514854883"/>
      <w:bookmarkStart w:id="1254" w:name="_Toc514855469"/>
      <w:bookmarkStart w:id="1255" w:name="_Toc514855772"/>
      <w:bookmarkStart w:id="1256" w:name="_Toc514853574"/>
      <w:bookmarkStart w:id="1257" w:name="_Toc514854884"/>
      <w:bookmarkStart w:id="1258" w:name="_Toc514855470"/>
      <w:bookmarkStart w:id="1259" w:name="_Toc514855773"/>
      <w:bookmarkStart w:id="1260" w:name="_Toc514853575"/>
      <w:bookmarkStart w:id="1261" w:name="_Toc514854885"/>
      <w:bookmarkStart w:id="1262" w:name="_Toc514855471"/>
      <w:bookmarkStart w:id="1263" w:name="_Toc514855774"/>
      <w:bookmarkStart w:id="1264" w:name="_Toc514853576"/>
      <w:bookmarkStart w:id="1265" w:name="_Toc514854886"/>
      <w:bookmarkStart w:id="1266" w:name="_Toc514855472"/>
      <w:bookmarkStart w:id="1267" w:name="_Toc514855775"/>
      <w:bookmarkStart w:id="1268" w:name="_Toc514853577"/>
      <w:bookmarkStart w:id="1269" w:name="_Toc514854887"/>
      <w:bookmarkStart w:id="1270" w:name="_Toc514855473"/>
      <w:bookmarkStart w:id="1271" w:name="_Toc514855776"/>
      <w:bookmarkStart w:id="1272" w:name="_Toc514853578"/>
      <w:bookmarkStart w:id="1273" w:name="_Toc514854888"/>
      <w:bookmarkStart w:id="1274" w:name="_Toc514855474"/>
      <w:bookmarkStart w:id="1275" w:name="_Toc514855777"/>
      <w:bookmarkStart w:id="1276" w:name="_Toc514853579"/>
      <w:bookmarkStart w:id="1277" w:name="_Toc514854889"/>
      <w:bookmarkStart w:id="1278" w:name="_Toc514855475"/>
      <w:bookmarkStart w:id="1279" w:name="_Toc514855778"/>
      <w:bookmarkStart w:id="1280" w:name="_Toc514853580"/>
      <w:bookmarkStart w:id="1281" w:name="_Toc514854890"/>
      <w:bookmarkStart w:id="1282" w:name="_Toc514855476"/>
      <w:bookmarkStart w:id="1283" w:name="_Toc514855779"/>
      <w:bookmarkStart w:id="1284" w:name="_Toc514853581"/>
      <w:bookmarkStart w:id="1285" w:name="_Toc514854891"/>
      <w:bookmarkStart w:id="1286" w:name="_Toc514855477"/>
      <w:bookmarkStart w:id="1287" w:name="_Toc514855780"/>
      <w:bookmarkStart w:id="1288" w:name="_Toc514853582"/>
      <w:bookmarkStart w:id="1289" w:name="_Toc514854892"/>
      <w:bookmarkStart w:id="1290" w:name="_Toc514855478"/>
      <w:bookmarkStart w:id="1291" w:name="_Toc514855781"/>
      <w:bookmarkStart w:id="1292" w:name="_Toc514853583"/>
      <w:bookmarkStart w:id="1293" w:name="_Toc514854893"/>
      <w:bookmarkStart w:id="1294" w:name="_Toc514855479"/>
      <w:bookmarkStart w:id="1295" w:name="_Toc514855782"/>
      <w:bookmarkStart w:id="1296" w:name="_Toc514853584"/>
      <w:bookmarkStart w:id="1297" w:name="_Toc514854894"/>
      <w:bookmarkStart w:id="1298" w:name="_Toc514855480"/>
      <w:bookmarkStart w:id="1299" w:name="_Toc514855783"/>
      <w:bookmarkStart w:id="1300" w:name="_Toc514853585"/>
      <w:bookmarkStart w:id="1301" w:name="_Toc514854895"/>
      <w:bookmarkStart w:id="1302" w:name="_Toc514855481"/>
      <w:bookmarkStart w:id="1303" w:name="_Toc514855784"/>
      <w:bookmarkStart w:id="1304" w:name="_Toc514853586"/>
      <w:bookmarkStart w:id="1305" w:name="_Toc514854896"/>
      <w:bookmarkStart w:id="1306" w:name="_Toc514855482"/>
      <w:bookmarkStart w:id="1307" w:name="_Toc514855785"/>
      <w:bookmarkStart w:id="1308" w:name="_Toc514853587"/>
      <w:bookmarkStart w:id="1309" w:name="_Toc514854897"/>
      <w:bookmarkStart w:id="1310" w:name="_Toc514855483"/>
      <w:bookmarkStart w:id="1311" w:name="_Toc514855786"/>
      <w:bookmarkStart w:id="1312" w:name="_Toc514853588"/>
      <w:bookmarkStart w:id="1313" w:name="_Toc514854898"/>
      <w:bookmarkStart w:id="1314" w:name="_Toc514855484"/>
      <w:bookmarkStart w:id="1315" w:name="_Toc514855787"/>
      <w:bookmarkStart w:id="1316" w:name="_Toc514853589"/>
      <w:bookmarkStart w:id="1317" w:name="_Toc514854899"/>
      <w:bookmarkStart w:id="1318" w:name="_Toc514855485"/>
      <w:bookmarkStart w:id="1319" w:name="_Toc514855788"/>
      <w:bookmarkStart w:id="1320" w:name="_Toc514853590"/>
      <w:bookmarkStart w:id="1321" w:name="_Toc514854900"/>
      <w:bookmarkStart w:id="1322" w:name="_Toc514855486"/>
      <w:bookmarkStart w:id="1323" w:name="_Toc514855789"/>
      <w:bookmarkStart w:id="1324" w:name="_Toc514853591"/>
      <w:bookmarkStart w:id="1325" w:name="_Toc514854901"/>
      <w:bookmarkStart w:id="1326" w:name="_Toc514855487"/>
      <w:bookmarkStart w:id="1327" w:name="_Toc514855790"/>
      <w:bookmarkStart w:id="1328" w:name="_Toc514853592"/>
      <w:bookmarkStart w:id="1329" w:name="_Toc514854902"/>
      <w:bookmarkStart w:id="1330" w:name="_Toc514855488"/>
      <w:bookmarkStart w:id="1331" w:name="_Toc514855791"/>
      <w:bookmarkStart w:id="1332" w:name="_Toc514853593"/>
      <w:bookmarkStart w:id="1333" w:name="_Toc514854903"/>
      <w:bookmarkStart w:id="1334" w:name="_Toc514855489"/>
      <w:bookmarkStart w:id="1335" w:name="_Toc514855792"/>
      <w:bookmarkStart w:id="1336" w:name="_Toc514853594"/>
      <w:bookmarkStart w:id="1337" w:name="_Toc514854904"/>
      <w:bookmarkStart w:id="1338" w:name="_Toc514855490"/>
      <w:bookmarkStart w:id="1339" w:name="_Toc514855793"/>
      <w:bookmarkStart w:id="1340" w:name="_Toc514853595"/>
      <w:bookmarkStart w:id="1341" w:name="_Toc514854905"/>
      <w:bookmarkStart w:id="1342" w:name="_Toc514855491"/>
      <w:bookmarkStart w:id="1343" w:name="_Toc514855794"/>
      <w:bookmarkStart w:id="1344" w:name="_Toc514853596"/>
      <w:bookmarkStart w:id="1345" w:name="_Toc514854906"/>
      <w:bookmarkStart w:id="1346" w:name="_Toc514855492"/>
      <w:bookmarkStart w:id="1347" w:name="_Toc514855795"/>
      <w:bookmarkStart w:id="1348" w:name="_Toc514853597"/>
      <w:bookmarkStart w:id="1349" w:name="_Toc514854907"/>
      <w:bookmarkStart w:id="1350" w:name="_Toc514855493"/>
      <w:bookmarkStart w:id="1351" w:name="_Toc514855796"/>
      <w:bookmarkStart w:id="1352" w:name="_Toc514853598"/>
      <w:bookmarkStart w:id="1353" w:name="_Toc514854908"/>
      <w:bookmarkStart w:id="1354" w:name="_Toc514855494"/>
      <w:bookmarkStart w:id="1355" w:name="_Toc514855797"/>
      <w:bookmarkStart w:id="1356" w:name="_Toc514853599"/>
      <w:bookmarkStart w:id="1357" w:name="_Toc514854909"/>
      <w:bookmarkStart w:id="1358" w:name="_Toc514855495"/>
      <w:bookmarkStart w:id="1359" w:name="_Toc514855798"/>
      <w:bookmarkStart w:id="1360" w:name="_Toc514853600"/>
      <w:bookmarkStart w:id="1361" w:name="_Toc514854910"/>
      <w:bookmarkStart w:id="1362" w:name="_Toc514855496"/>
      <w:bookmarkStart w:id="1363" w:name="_Toc514855799"/>
      <w:bookmarkStart w:id="1364" w:name="_Toc514853601"/>
      <w:bookmarkStart w:id="1365" w:name="_Toc514854911"/>
      <w:bookmarkStart w:id="1366" w:name="_Toc514855497"/>
      <w:bookmarkStart w:id="1367" w:name="_Toc514855800"/>
      <w:bookmarkStart w:id="1368" w:name="_Toc514853602"/>
      <w:bookmarkStart w:id="1369" w:name="_Toc514854912"/>
      <w:bookmarkStart w:id="1370" w:name="_Toc514855498"/>
      <w:bookmarkStart w:id="1371" w:name="_Toc514855801"/>
      <w:bookmarkStart w:id="1372" w:name="_Toc514853603"/>
      <w:bookmarkStart w:id="1373" w:name="_Toc514854913"/>
      <w:bookmarkStart w:id="1374" w:name="_Toc514855499"/>
      <w:bookmarkStart w:id="1375" w:name="_Toc514855802"/>
      <w:bookmarkStart w:id="1376" w:name="_Toc514853604"/>
      <w:bookmarkStart w:id="1377" w:name="_Toc514854914"/>
      <w:bookmarkStart w:id="1378" w:name="_Toc514855500"/>
      <w:bookmarkStart w:id="1379" w:name="_Toc514855803"/>
      <w:bookmarkStart w:id="1380" w:name="_Toc514853605"/>
      <w:bookmarkStart w:id="1381" w:name="_Toc514854915"/>
      <w:bookmarkStart w:id="1382" w:name="_Toc514855501"/>
      <w:bookmarkStart w:id="1383" w:name="_Toc514855804"/>
      <w:bookmarkStart w:id="1384" w:name="_Toc514853606"/>
      <w:bookmarkStart w:id="1385" w:name="_Toc514854916"/>
      <w:bookmarkStart w:id="1386" w:name="_Toc514855502"/>
      <w:bookmarkStart w:id="1387" w:name="_Toc514855805"/>
      <w:bookmarkStart w:id="1388" w:name="_Toc514853607"/>
      <w:bookmarkStart w:id="1389" w:name="_Toc514854917"/>
      <w:bookmarkStart w:id="1390" w:name="_Toc514855503"/>
      <w:bookmarkStart w:id="1391" w:name="_Toc514855806"/>
      <w:bookmarkStart w:id="1392" w:name="_Toc514853608"/>
      <w:bookmarkStart w:id="1393" w:name="_Toc514854918"/>
      <w:bookmarkStart w:id="1394" w:name="_Toc514855504"/>
      <w:bookmarkStart w:id="1395" w:name="_Toc514855807"/>
      <w:bookmarkStart w:id="1396" w:name="_Toc514853609"/>
      <w:bookmarkStart w:id="1397" w:name="_Toc514854919"/>
      <w:bookmarkStart w:id="1398" w:name="_Toc514855505"/>
      <w:bookmarkStart w:id="1399" w:name="_Toc514855808"/>
      <w:bookmarkStart w:id="1400" w:name="_Toc514853610"/>
      <w:bookmarkStart w:id="1401" w:name="_Toc514854920"/>
      <w:bookmarkStart w:id="1402" w:name="_Toc514855506"/>
      <w:bookmarkStart w:id="1403" w:name="_Toc514855809"/>
      <w:bookmarkStart w:id="1404" w:name="_Toc514853611"/>
      <w:bookmarkStart w:id="1405" w:name="_Toc514854921"/>
      <w:bookmarkStart w:id="1406" w:name="_Toc514855507"/>
      <w:bookmarkStart w:id="1407" w:name="_Toc514855810"/>
      <w:bookmarkStart w:id="1408" w:name="_Toc514853612"/>
      <w:bookmarkStart w:id="1409" w:name="_Toc514854922"/>
      <w:bookmarkStart w:id="1410" w:name="_Toc514855508"/>
      <w:bookmarkStart w:id="1411" w:name="_Toc514855811"/>
      <w:bookmarkStart w:id="1412" w:name="_Toc514853613"/>
      <w:bookmarkStart w:id="1413" w:name="_Toc514854923"/>
      <w:bookmarkStart w:id="1414" w:name="_Toc514855509"/>
      <w:bookmarkStart w:id="1415" w:name="_Toc514855812"/>
      <w:bookmarkStart w:id="1416" w:name="_Toc514853614"/>
      <w:bookmarkStart w:id="1417" w:name="_Toc514854924"/>
      <w:bookmarkStart w:id="1418" w:name="_Toc514855510"/>
      <w:bookmarkStart w:id="1419" w:name="_Toc514855813"/>
      <w:bookmarkStart w:id="1420" w:name="_Toc514853615"/>
      <w:bookmarkStart w:id="1421" w:name="_Toc514854925"/>
      <w:bookmarkStart w:id="1422" w:name="_Toc514855511"/>
      <w:bookmarkStart w:id="1423" w:name="_Toc514855814"/>
      <w:bookmarkStart w:id="1424" w:name="_Toc514853616"/>
      <w:bookmarkStart w:id="1425" w:name="_Toc514854926"/>
      <w:bookmarkStart w:id="1426" w:name="_Toc514855512"/>
      <w:bookmarkStart w:id="1427" w:name="_Toc514855815"/>
      <w:bookmarkStart w:id="1428" w:name="_Toc514853617"/>
      <w:bookmarkStart w:id="1429" w:name="_Toc514854927"/>
      <w:bookmarkStart w:id="1430" w:name="_Toc514855513"/>
      <w:bookmarkStart w:id="1431" w:name="_Toc514855816"/>
      <w:bookmarkStart w:id="1432" w:name="_Toc514853618"/>
      <w:bookmarkStart w:id="1433" w:name="_Toc514854928"/>
      <w:bookmarkStart w:id="1434" w:name="_Toc514855514"/>
      <w:bookmarkStart w:id="1435" w:name="_Toc514855817"/>
      <w:bookmarkStart w:id="1436" w:name="_Toc514853619"/>
      <w:bookmarkStart w:id="1437" w:name="_Toc514854929"/>
      <w:bookmarkStart w:id="1438" w:name="_Toc514855515"/>
      <w:bookmarkStart w:id="1439" w:name="_Toc514855818"/>
      <w:bookmarkStart w:id="1440" w:name="_Toc514853620"/>
      <w:bookmarkStart w:id="1441" w:name="_Toc514854930"/>
      <w:bookmarkStart w:id="1442" w:name="_Toc514855516"/>
      <w:bookmarkStart w:id="1443" w:name="_Toc514855819"/>
      <w:bookmarkStart w:id="1444" w:name="_Toc514853621"/>
      <w:bookmarkStart w:id="1445" w:name="_Toc514854931"/>
      <w:bookmarkStart w:id="1446" w:name="_Toc514855517"/>
      <w:bookmarkStart w:id="1447" w:name="_Toc514855820"/>
      <w:bookmarkStart w:id="1448" w:name="_Toc514853622"/>
      <w:bookmarkStart w:id="1449" w:name="_Toc514854932"/>
      <w:bookmarkStart w:id="1450" w:name="_Toc514855518"/>
      <w:bookmarkStart w:id="1451" w:name="_Toc514855821"/>
      <w:bookmarkStart w:id="1452" w:name="_Toc514853623"/>
      <w:bookmarkStart w:id="1453" w:name="_Toc514854933"/>
      <w:bookmarkStart w:id="1454" w:name="_Toc514855519"/>
      <w:bookmarkStart w:id="1455" w:name="_Toc514855822"/>
      <w:bookmarkStart w:id="1456" w:name="_Toc514853624"/>
      <w:bookmarkStart w:id="1457" w:name="_Toc514854934"/>
      <w:bookmarkStart w:id="1458" w:name="_Toc514855520"/>
      <w:bookmarkStart w:id="1459" w:name="_Toc514855823"/>
      <w:bookmarkStart w:id="1460" w:name="_Toc501634176"/>
      <w:bookmarkStart w:id="1461" w:name="_Toc504729027"/>
      <w:bookmarkStart w:id="1462" w:name="_Toc506381845"/>
      <w:bookmarkStart w:id="1463" w:name="_Toc506382044"/>
      <w:bookmarkStart w:id="1464" w:name="_Toc514258478"/>
      <w:bookmarkStart w:id="1465" w:name="_Toc514853625"/>
      <w:bookmarkStart w:id="1466" w:name="_Toc514854935"/>
      <w:bookmarkStart w:id="1467" w:name="_Toc514855521"/>
      <w:bookmarkStart w:id="1468" w:name="_Toc514855824"/>
      <w:bookmarkStart w:id="1469" w:name="_Toc501634177"/>
      <w:bookmarkStart w:id="1470" w:name="_Toc504729028"/>
      <w:bookmarkStart w:id="1471" w:name="_Toc506381846"/>
      <w:bookmarkStart w:id="1472" w:name="_Toc506382045"/>
      <w:bookmarkStart w:id="1473" w:name="_Toc514258479"/>
      <w:bookmarkStart w:id="1474" w:name="_Toc514853626"/>
      <w:bookmarkStart w:id="1475" w:name="_Toc514854936"/>
      <w:bookmarkStart w:id="1476" w:name="_Toc514855522"/>
      <w:bookmarkStart w:id="1477" w:name="_Toc514855825"/>
      <w:bookmarkStart w:id="1478" w:name="_Toc501634178"/>
      <w:bookmarkStart w:id="1479" w:name="_Toc504729029"/>
      <w:bookmarkStart w:id="1480" w:name="_Toc506381847"/>
      <w:bookmarkStart w:id="1481" w:name="_Toc506382046"/>
      <w:bookmarkStart w:id="1482" w:name="_Toc514258480"/>
      <w:bookmarkStart w:id="1483" w:name="_Toc514853627"/>
      <w:bookmarkStart w:id="1484" w:name="_Toc514854937"/>
      <w:bookmarkStart w:id="1485" w:name="_Toc514855523"/>
      <w:bookmarkStart w:id="1486" w:name="_Toc514855826"/>
      <w:bookmarkStart w:id="1487" w:name="_Toc501634179"/>
      <w:bookmarkStart w:id="1488" w:name="_Toc504729030"/>
      <w:bookmarkStart w:id="1489" w:name="_Toc506381848"/>
      <w:bookmarkStart w:id="1490" w:name="_Toc506382047"/>
      <w:bookmarkStart w:id="1491" w:name="_Toc514258481"/>
      <w:bookmarkStart w:id="1492" w:name="_Toc514853628"/>
      <w:bookmarkStart w:id="1493" w:name="_Toc514854938"/>
      <w:bookmarkStart w:id="1494" w:name="_Toc514855524"/>
      <w:bookmarkStart w:id="1495" w:name="_Toc514855827"/>
      <w:bookmarkStart w:id="1496" w:name="_Toc501634180"/>
      <w:bookmarkStart w:id="1497" w:name="_Toc504729031"/>
      <w:bookmarkStart w:id="1498" w:name="_Toc506381849"/>
      <w:bookmarkStart w:id="1499" w:name="_Toc506382048"/>
      <w:bookmarkStart w:id="1500" w:name="_Toc514258482"/>
      <w:bookmarkStart w:id="1501" w:name="_Toc514853629"/>
      <w:bookmarkStart w:id="1502" w:name="_Toc514854939"/>
      <w:bookmarkStart w:id="1503" w:name="_Toc514855525"/>
      <w:bookmarkStart w:id="1504" w:name="_Toc514855828"/>
      <w:bookmarkStart w:id="1505" w:name="_Toc501634181"/>
      <w:bookmarkStart w:id="1506" w:name="_Toc504729032"/>
      <w:bookmarkStart w:id="1507" w:name="_Toc506381850"/>
      <w:bookmarkStart w:id="1508" w:name="_Toc506382049"/>
      <w:bookmarkStart w:id="1509" w:name="_Toc514258483"/>
      <w:bookmarkStart w:id="1510" w:name="_Toc514853630"/>
      <w:bookmarkStart w:id="1511" w:name="_Toc514854940"/>
      <w:bookmarkStart w:id="1512" w:name="_Toc514855526"/>
      <w:bookmarkStart w:id="1513" w:name="_Toc514855829"/>
      <w:bookmarkStart w:id="1514" w:name="_Toc501634182"/>
      <w:bookmarkStart w:id="1515" w:name="_Toc504729033"/>
      <w:bookmarkStart w:id="1516" w:name="_Toc506381851"/>
      <w:bookmarkStart w:id="1517" w:name="_Toc506382050"/>
      <w:bookmarkStart w:id="1518" w:name="_Toc514258484"/>
      <w:bookmarkStart w:id="1519" w:name="_Toc514853631"/>
      <w:bookmarkStart w:id="1520" w:name="_Toc514854941"/>
      <w:bookmarkStart w:id="1521" w:name="_Toc514855527"/>
      <w:bookmarkStart w:id="1522" w:name="_Toc514855830"/>
      <w:bookmarkStart w:id="1523" w:name="_Toc501634183"/>
      <w:bookmarkStart w:id="1524" w:name="_Toc504729034"/>
      <w:bookmarkStart w:id="1525" w:name="_Toc506381852"/>
      <w:bookmarkStart w:id="1526" w:name="_Toc506382051"/>
      <w:bookmarkStart w:id="1527" w:name="_Toc514258485"/>
      <w:bookmarkStart w:id="1528" w:name="_Toc514853632"/>
      <w:bookmarkStart w:id="1529" w:name="_Toc514854942"/>
      <w:bookmarkStart w:id="1530" w:name="_Toc514855528"/>
      <w:bookmarkStart w:id="1531" w:name="_Toc514855831"/>
      <w:bookmarkStart w:id="1532" w:name="_Toc501634184"/>
      <w:bookmarkStart w:id="1533" w:name="_Toc504729035"/>
      <w:bookmarkStart w:id="1534" w:name="_Toc506381853"/>
      <w:bookmarkStart w:id="1535" w:name="_Toc506382052"/>
      <w:bookmarkStart w:id="1536" w:name="_Toc514258486"/>
      <w:bookmarkStart w:id="1537" w:name="_Toc514853633"/>
      <w:bookmarkStart w:id="1538" w:name="_Toc514854943"/>
      <w:bookmarkStart w:id="1539" w:name="_Toc514855529"/>
      <w:bookmarkStart w:id="1540" w:name="_Toc514855832"/>
      <w:bookmarkStart w:id="1541" w:name="_Toc501634185"/>
      <w:bookmarkStart w:id="1542" w:name="_Toc504729036"/>
      <w:bookmarkStart w:id="1543" w:name="_Toc506381854"/>
      <w:bookmarkStart w:id="1544" w:name="_Toc506382053"/>
      <w:bookmarkStart w:id="1545" w:name="_Toc514258487"/>
      <w:bookmarkStart w:id="1546" w:name="_Toc514853634"/>
      <w:bookmarkStart w:id="1547" w:name="_Toc514854944"/>
      <w:bookmarkStart w:id="1548" w:name="_Toc514855530"/>
      <w:bookmarkStart w:id="1549" w:name="_Toc514855833"/>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50" w:name="_Toc86223120"/>
      <w:r w:rsidR="00B90639">
        <w:t>The Graphical User Interface</w:t>
      </w:r>
      <w:bookmarkEnd w:id="1550"/>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51" w:name="_Toc86223121"/>
      <w:r>
        <w:t>Overview</w:t>
      </w:r>
      <w:bookmarkEnd w:id="1551"/>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sidRPr="0077288F">
        <w:rPr>
          <w:rFonts w:ascii="Verdana" w:hAnsi="Verdana"/>
          <w:noProof/>
          <w:sz w:val="20"/>
          <w:szCs w:val="20"/>
        </w:rPr>
        <w:drawing>
          <wp:inline distT="0" distB="0" distL="0" distR="0" wp14:anchorId="48E7A426" wp14:editId="5E1F060D">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732BF7EB" w:rsidR="00C87976" w:rsidRDefault="00652752" w:rsidP="00C72C8D">
      <w:pPr>
        <w:pStyle w:val="Caption"/>
        <w:spacing w:before="0" w:after="0"/>
        <w:rPr>
          <w:color w:val="auto"/>
        </w:rPr>
      </w:pPr>
      <w:bookmarkStart w:id="1552" w:name="_Toc24636645"/>
      <w:bookmarkStart w:id="1553" w:name="_Toc53673827"/>
      <w:bookmarkStart w:id="1554" w:name="_Toc56070618"/>
      <w:bookmarkStart w:id="1555" w:name="_Toc86223186"/>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77288F">
        <w:rPr>
          <w:noProof/>
          <w:color w:val="auto"/>
        </w:rPr>
        <w:t>1</w:t>
      </w:r>
      <w:r w:rsidR="00340150" w:rsidRPr="00C72C8D">
        <w:rPr>
          <w:noProof/>
          <w:color w:val="auto"/>
        </w:rPr>
        <w:fldChar w:fldCharType="end"/>
      </w:r>
      <w:r w:rsidRPr="00C72C8D">
        <w:rPr>
          <w:color w:val="auto"/>
        </w:rPr>
        <w:t xml:space="preserve"> - User Interface Components</w:t>
      </w:r>
      <w:bookmarkEnd w:id="1552"/>
      <w:bookmarkEnd w:id="1553"/>
      <w:bookmarkEnd w:id="1554"/>
      <w:bookmarkEnd w:id="1555"/>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6" w:name="_Toc86223122"/>
      <w:r w:rsidRPr="00BC5CA4">
        <w:lastRenderedPageBreak/>
        <w:t>Menu</w:t>
      </w:r>
      <w:r w:rsidR="005B554E">
        <w:t xml:space="preserve"> </w:t>
      </w:r>
      <w:r w:rsidR="001C7E90">
        <w:t>bar,</w:t>
      </w:r>
      <w:r>
        <w:t xml:space="preserve"> </w:t>
      </w:r>
      <w:r w:rsidRPr="00BC5CA4">
        <w:t xml:space="preserve">Toolbar and Status </w:t>
      </w:r>
      <w:r w:rsidR="005B554E">
        <w:t>b</w:t>
      </w:r>
      <w:r w:rsidRPr="00BC5CA4">
        <w:t>ar</w:t>
      </w:r>
      <w:bookmarkEnd w:id="1556"/>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eastAsia="en-SG"/>
        </w:rPr>
        <w:drawing>
          <wp:inline distT="0" distB="0" distL="0" distR="0" wp14:anchorId="2A43BA00" wp14:editId="6737F89D">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7" w:name="_Toc86223123"/>
      <w:r w:rsidRPr="00E458E9">
        <w:t>Menu</w:t>
      </w:r>
      <w:r>
        <w:t xml:space="preserve"> bar</w:t>
      </w:r>
      <w:bookmarkEnd w:id="1557"/>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eastAsia="en-SG"/>
        </w:rPr>
        <mc:AlternateContent>
          <mc:Choice Requires="wps">
            <w:drawing>
              <wp:anchor distT="0" distB="0" distL="114300" distR="114300" simplePos="0" relativeHeight="251751424" behindDoc="0" locked="0" layoutInCell="1" allowOverlap="1" wp14:anchorId="288ACBAA" wp14:editId="69497B58">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9681EF" id="Rectangle 55" o:spid="_x0000_s1026" style="position:absolute;margin-left:96.75pt;margin-top:12.5pt;width:137.25pt;height:1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eastAsia="en-SG"/>
        </w:rPr>
        <w:drawing>
          <wp:inline distT="0" distB="0" distL="0" distR="0" wp14:anchorId="1B426571" wp14:editId="430DD6C7">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0AF4645E" w:rsidR="00CF0807" w:rsidRPr="00DF07AF" w:rsidRDefault="00652752" w:rsidP="00DF07AF">
      <w:pPr>
        <w:pStyle w:val="Caption"/>
        <w:spacing w:before="0" w:after="0"/>
        <w:rPr>
          <w:color w:val="auto"/>
        </w:rPr>
      </w:pPr>
      <w:bookmarkStart w:id="1558" w:name="_Toc53673828"/>
      <w:bookmarkStart w:id="1559" w:name="_Toc56070619"/>
      <w:bookmarkStart w:id="1560" w:name="_Toc86223187"/>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77288F">
        <w:rPr>
          <w:noProof/>
          <w:color w:val="auto"/>
        </w:rPr>
        <w:t>2</w:t>
      </w:r>
      <w:r w:rsidR="00340150" w:rsidRPr="00DF07AF">
        <w:rPr>
          <w:noProof/>
          <w:color w:val="auto"/>
        </w:rPr>
        <w:fldChar w:fldCharType="end"/>
      </w:r>
      <w:r w:rsidRPr="00DF07AF">
        <w:rPr>
          <w:color w:val="auto"/>
        </w:rPr>
        <w:t xml:space="preserve"> - File Menu</w:t>
      </w:r>
      <w:bookmarkEnd w:id="1558"/>
      <w:bookmarkEnd w:id="1559"/>
      <w:bookmarkEnd w:id="1560"/>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38EB7D61"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current display list to a text file, in Little Endian or Big Endian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7A9D15D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ave current coprocessor command to a text file, in Little Endian or Big Endian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eastAsia="en-SG"/>
        </w:rPr>
        <w:drawing>
          <wp:inline distT="0" distB="0" distL="0" distR="0" wp14:anchorId="692BA09F" wp14:editId="04F57B25">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476" cy="666667"/>
                    </a:xfrm>
                    <a:prstGeom prst="rect">
                      <a:avLst/>
                    </a:prstGeom>
                  </pic:spPr>
                </pic:pic>
              </a:graphicData>
            </a:graphic>
          </wp:inline>
        </w:drawing>
      </w:r>
    </w:p>
    <w:p w14:paraId="7CAEE89E" w14:textId="637844C2" w:rsidR="004923F9" w:rsidRPr="00692DF6" w:rsidRDefault="00652752" w:rsidP="007225DA">
      <w:pPr>
        <w:pStyle w:val="Caption"/>
        <w:spacing w:before="0" w:after="0"/>
        <w:rPr>
          <w:color w:val="000000" w:themeColor="text1"/>
        </w:rPr>
      </w:pPr>
      <w:bookmarkStart w:id="1561" w:name="_Toc53673829"/>
      <w:bookmarkStart w:id="1562" w:name="_Toc56070620"/>
      <w:bookmarkStart w:id="1563" w:name="_Toc86223188"/>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77288F">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61"/>
      <w:bookmarkEnd w:id="1562"/>
      <w:bookmarkEnd w:id="1563"/>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sidRPr="0077288F">
        <w:rPr>
          <w:rFonts w:ascii="Verdana" w:hAnsi="Verdana"/>
          <w:noProof/>
          <w:sz w:val="20"/>
          <w:szCs w:val="20"/>
          <w:lang w:eastAsia="en-SG"/>
        </w:rPr>
        <w:drawing>
          <wp:inline distT="0" distB="0" distL="0" distR="0" wp14:anchorId="3C968F09" wp14:editId="5881EEAA">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714" cy="666667"/>
                    </a:xfrm>
                    <a:prstGeom prst="rect">
                      <a:avLst/>
                    </a:prstGeom>
                  </pic:spPr>
                </pic:pic>
              </a:graphicData>
            </a:graphic>
          </wp:inline>
        </w:drawing>
      </w:r>
    </w:p>
    <w:p w14:paraId="380F5A2D" w14:textId="5BFA8D84" w:rsidR="005F535D" w:rsidRPr="008A4E89" w:rsidRDefault="00652752" w:rsidP="00BF68C2">
      <w:pPr>
        <w:pStyle w:val="Caption"/>
        <w:spacing w:before="0" w:after="0"/>
        <w:rPr>
          <w:color w:val="000000" w:themeColor="text1"/>
        </w:rPr>
      </w:pPr>
      <w:bookmarkStart w:id="1564" w:name="_Toc53673830"/>
      <w:bookmarkStart w:id="1565" w:name="_Toc56070621"/>
      <w:bookmarkStart w:id="1566" w:name="_Toc86223189"/>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77288F">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64"/>
      <w:bookmarkEnd w:id="1565"/>
      <w:bookmarkEnd w:id="1566"/>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eastAsia="en-SG"/>
        </w:rPr>
        <w:drawing>
          <wp:anchor distT="0" distB="0" distL="114300" distR="114300" simplePos="0" relativeHeight="251745280" behindDoc="0" locked="0" layoutInCell="1" allowOverlap="1" wp14:anchorId="3E6F4D4C" wp14:editId="0BADE0C1">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68BF6A31"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366B82A1" w:rsidR="0088665A" w:rsidRPr="0087421E" w:rsidRDefault="0088665A" w:rsidP="0088665A">
      <w:pPr>
        <w:pStyle w:val="Caption"/>
        <w:spacing w:before="0" w:after="0"/>
        <w:jc w:val="right"/>
      </w:pPr>
      <w:bookmarkStart w:id="1567" w:name="_Toc53673831"/>
      <w:bookmarkStart w:id="1568" w:name="_Toc56070622"/>
      <w:bookmarkStart w:id="1569" w:name="_Toc86223190"/>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77288F">
        <w:rPr>
          <w:noProof/>
          <w:color w:val="000000" w:themeColor="text1"/>
        </w:rPr>
        <w:t>5</w:t>
      </w:r>
      <w:r w:rsidRPr="00BF68C2">
        <w:rPr>
          <w:color w:val="000000" w:themeColor="text1"/>
        </w:rPr>
        <w:fldChar w:fldCharType="end"/>
      </w:r>
      <w:r w:rsidRPr="00BF68C2">
        <w:rPr>
          <w:color w:val="000000" w:themeColor="text1"/>
        </w:rPr>
        <w:t xml:space="preserve"> - View Menu</w:t>
      </w:r>
      <w:bookmarkEnd w:id="1567"/>
      <w:bookmarkEnd w:id="1568"/>
      <w:bookmarkEnd w:id="1569"/>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70" w:name="_Toc491102098"/>
      <w:bookmarkStart w:id="1571" w:name="_Toc493862939"/>
      <w:bookmarkStart w:id="1572" w:name="_Toc495911946"/>
      <w:bookmarkStart w:id="1573" w:name="_Toc495917316"/>
      <w:bookmarkStart w:id="1574" w:name="_Toc493687794"/>
      <w:bookmarkStart w:id="1575" w:name="_Toc493688615"/>
      <w:bookmarkStart w:id="1576" w:name="_Toc493695353"/>
      <w:bookmarkStart w:id="1577" w:name="_Toc493779882"/>
      <w:bookmarkStart w:id="1578" w:name="_Toc493842156"/>
      <w:bookmarkStart w:id="1579" w:name="_Toc493842386"/>
      <w:bookmarkStart w:id="1580" w:name="_Toc493853309"/>
      <w:bookmarkStart w:id="1581" w:name="_Toc493856639"/>
      <w:bookmarkStart w:id="1582" w:name="_Toc493860176"/>
      <w:bookmarkStart w:id="1583" w:name="_Toc493861107"/>
      <w:bookmarkStart w:id="1584" w:name="_Toc493862287"/>
      <w:bookmarkStart w:id="1585" w:name="_Toc493862705"/>
      <w:bookmarkStart w:id="1586" w:name="_Toc493862941"/>
      <w:bookmarkStart w:id="1587" w:name="_Toc495911948"/>
      <w:bookmarkStart w:id="1588" w:name="_Toc495917318"/>
      <w:bookmarkStart w:id="1589" w:name="_Toc492631835"/>
      <w:bookmarkStart w:id="1590" w:name="_Toc493492321"/>
      <w:bookmarkStart w:id="1591" w:name="_Toc493509003"/>
      <w:bookmarkStart w:id="1592" w:name="_Toc493520921"/>
      <w:bookmarkStart w:id="1593" w:name="_Toc493522984"/>
      <w:bookmarkStart w:id="1594" w:name="_Toc493596920"/>
      <w:bookmarkStart w:id="1595" w:name="_Toc493597148"/>
      <w:bookmarkStart w:id="1596" w:name="_Toc493597376"/>
      <w:bookmarkStart w:id="1597" w:name="_Toc493598539"/>
      <w:bookmarkStart w:id="1598" w:name="_Toc493600240"/>
      <w:bookmarkStart w:id="1599" w:name="_Toc493608152"/>
      <w:bookmarkStart w:id="1600" w:name="_Toc493663071"/>
      <w:bookmarkStart w:id="1601" w:name="_Toc493663296"/>
      <w:bookmarkStart w:id="1602" w:name="_Toc493682532"/>
      <w:bookmarkStart w:id="1603" w:name="_Toc493687795"/>
      <w:bookmarkStart w:id="1604" w:name="_Toc493688616"/>
      <w:bookmarkStart w:id="1605" w:name="_Toc493695354"/>
      <w:bookmarkStart w:id="1606" w:name="_Toc493779883"/>
      <w:bookmarkStart w:id="1607" w:name="_Toc493842157"/>
      <w:bookmarkStart w:id="1608" w:name="_Toc493842387"/>
      <w:bookmarkStart w:id="1609" w:name="_Toc493853310"/>
      <w:bookmarkStart w:id="1610" w:name="_Toc493856640"/>
      <w:bookmarkStart w:id="1611" w:name="_Toc493860177"/>
      <w:bookmarkStart w:id="1612" w:name="_Toc493861108"/>
      <w:bookmarkStart w:id="1613" w:name="_Toc493862288"/>
      <w:bookmarkStart w:id="1614" w:name="_Toc493862706"/>
      <w:bookmarkStart w:id="1615" w:name="_Toc493862942"/>
      <w:bookmarkStart w:id="1616" w:name="_Toc495911949"/>
      <w:bookmarkStart w:id="1617" w:name="_Toc495917319"/>
      <w:bookmarkStart w:id="1618" w:name="_Toc492631838"/>
      <w:bookmarkStart w:id="1619" w:name="_Toc493492324"/>
      <w:bookmarkStart w:id="1620" w:name="_Toc493509006"/>
      <w:bookmarkStart w:id="1621" w:name="_Toc493520924"/>
      <w:bookmarkStart w:id="1622" w:name="_Toc493522987"/>
      <w:bookmarkStart w:id="1623" w:name="_Toc493596923"/>
      <w:bookmarkStart w:id="1624" w:name="_Toc493597151"/>
      <w:bookmarkStart w:id="1625" w:name="_Toc493597379"/>
      <w:bookmarkStart w:id="1626" w:name="_Toc493598542"/>
      <w:bookmarkStart w:id="1627" w:name="_Toc493600243"/>
      <w:bookmarkStart w:id="1628" w:name="_Toc493608155"/>
      <w:bookmarkStart w:id="1629" w:name="_Toc493663074"/>
      <w:bookmarkStart w:id="1630" w:name="_Toc493663299"/>
      <w:bookmarkStart w:id="1631" w:name="_Toc493682535"/>
      <w:bookmarkStart w:id="1632" w:name="_Toc493687798"/>
      <w:bookmarkStart w:id="1633" w:name="_Toc493688619"/>
      <w:bookmarkStart w:id="1634" w:name="_Toc493695357"/>
      <w:bookmarkStart w:id="1635" w:name="_Toc493779886"/>
      <w:bookmarkStart w:id="1636" w:name="_Toc493842160"/>
      <w:bookmarkStart w:id="1637" w:name="_Toc493842390"/>
      <w:bookmarkStart w:id="1638" w:name="_Toc493853313"/>
      <w:bookmarkStart w:id="1639" w:name="_Toc493856643"/>
      <w:bookmarkStart w:id="1640" w:name="_Toc493860180"/>
      <w:bookmarkStart w:id="1641" w:name="_Toc493861111"/>
      <w:bookmarkStart w:id="1642" w:name="_Toc493862291"/>
      <w:bookmarkStart w:id="1643" w:name="_Toc493862709"/>
      <w:bookmarkStart w:id="1644" w:name="_Toc493862945"/>
      <w:bookmarkStart w:id="1645" w:name="_Toc495911952"/>
      <w:bookmarkStart w:id="1646" w:name="_Toc495917322"/>
      <w:bookmarkStart w:id="1647" w:name="_Toc492631839"/>
      <w:bookmarkStart w:id="1648" w:name="_Toc493492325"/>
      <w:bookmarkStart w:id="1649" w:name="_Toc493509007"/>
      <w:bookmarkStart w:id="1650" w:name="_Toc493520925"/>
      <w:bookmarkStart w:id="1651" w:name="_Toc493522988"/>
      <w:bookmarkStart w:id="1652" w:name="_Toc493596924"/>
      <w:bookmarkStart w:id="1653" w:name="_Toc493597152"/>
      <w:bookmarkStart w:id="1654" w:name="_Toc493597380"/>
      <w:bookmarkStart w:id="1655" w:name="_Toc493598543"/>
      <w:bookmarkStart w:id="1656" w:name="_Toc493600244"/>
      <w:bookmarkStart w:id="1657" w:name="_Toc493608156"/>
      <w:bookmarkStart w:id="1658" w:name="_Toc493663075"/>
      <w:bookmarkStart w:id="1659" w:name="_Toc493663300"/>
      <w:bookmarkStart w:id="1660" w:name="_Toc493682536"/>
      <w:bookmarkStart w:id="1661" w:name="_Toc493687799"/>
      <w:bookmarkStart w:id="1662" w:name="_Toc493688620"/>
      <w:bookmarkStart w:id="1663" w:name="_Toc493695358"/>
      <w:bookmarkStart w:id="1664" w:name="_Toc493779887"/>
      <w:bookmarkStart w:id="1665" w:name="_Toc493842161"/>
      <w:bookmarkStart w:id="1666" w:name="_Toc493842391"/>
      <w:bookmarkStart w:id="1667" w:name="_Toc493853314"/>
      <w:bookmarkStart w:id="1668" w:name="_Toc493856644"/>
      <w:bookmarkStart w:id="1669" w:name="_Toc493860181"/>
      <w:bookmarkStart w:id="1670" w:name="_Toc493861112"/>
      <w:bookmarkStart w:id="1671" w:name="_Toc493862292"/>
      <w:bookmarkStart w:id="1672" w:name="_Toc493862710"/>
      <w:bookmarkStart w:id="1673" w:name="_Toc493862946"/>
      <w:bookmarkStart w:id="1674" w:name="_Toc495911953"/>
      <w:bookmarkStart w:id="1675" w:name="_Toc495917323"/>
      <w:bookmarkStart w:id="1676" w:name="_Toc492631840"/>
      <w:bookmarkStart w:id="1677" w:name="_Toc493492326"/>
      <w:bookmarkStart w:id="1678" w:name="_Toc493509008"/>
      <w:bookmarkStart w:id="1679" w:name="_Toc493520926"/>
      <w:bookmarkStart w:id="1680" w:name="_Toc493522989"/>
      <w:bookmarkStart w:id="1681" w:name="_Toc493596925"/>
      <w:bookmarkStart w:id="1682" w:name="_Toc493597153"/>
      <w:bookmarkStart w:id="1683" w:name="_Toc493597381"/>
      <w:bookmarkStart w:id="1684" w:name="_Toc493598544"/>
      <w:bookmarkStart w:id="1685" w:name="_Toc493600245"/>
      <w:bookmarkStart w:id="1686" w:name="_Toc493608157"/>
      <w:bookmarkStart w:id="1687" w:name="_Toc493663076"/>
      <w:bookmarkStart w:id="1688" w:name="_Toc493663301"/>
      <w:bookmarkStart w:id="1689" w:name="_Toc493682537"/>
      <w:bookmarkStart w:id="1690" w:name="_Toc493687800"/>
      <w:bookmarkStart w:id="1691" w:name="_Toc493688621"/>
      <w:bookmarkStart w:id="1692" w:name="_Toc493695359"/>
      <w:bookmarkStart w:id="1693" w:name="_Toc493779888"/>
      <w:bookmarkStart w:id="1694" w:name="_Toc493842162"/>
      <w:bookmarkStart w:id="1695" w:name="_Toc493842392"/>
      <w:bookmarkStart w:id="1696" w:name="_Toc493853315"/>
      <w:bookmarkStart w:id="1697" w:name="_Toc493856645"/>
      <w:bookmarkStart w:id="1698" w:name="_Toc493860182"/>
      <w:bookmarkStart w:id="1699" w:name="_Toc493861113"/>
      <w:bookmarkStart w:id="1700" w:name="_Toc493862293"/>
      <w:bookmarkStart w:id="1701" w:name="_Toc493862711"/>
      <w:bookmarkStart w:id="1702" w:name="_Toc493862947"/>
      <w:bookmarkStart w:id="1703" w:name="_Toc495911954"/>
      <w:bookmarkStart w:id="1704" w:name="_Toc495917324"/>
      <w:bookmarkStart w:id="1705" w:name="_Toc492631841"/>
      <w:bookmarkStart w:id="1706" w:name="_Toc493492327"/>
      <w:bookmarkStart w:id="1707" w:name="_Toc493509009"/>
      <w:bookmarkStart w:id="1708" w:name="_Toc493520927"/>
      <w:bookmarkStart w:id="1709" w:name="_Toc493522990"/>
      <w:bookmarkStart w:id="1710" w:name="_Toc493596926"/>
      <w:bookmarkStart w:id="1711" w:name="_Toc493597154"/>
      <w:bookmarkStart w:id="1712" w:name="_Toc493597382"/>
      <w:bookmarkStart w:id="1713" w:name="_Toc493598545"/>
      <w:bookmarkStart w:id="1714" w:name="_Toc493600246"/>
      <w:bookmarkStart w:id="1715" w:name="_Toc493608158"/>
      <w:bookmarkStart w:id="1716" w:name="_Toc493663077"/>
      <w:bookmarkStart w:id="1717" w:name="_Toc493663302"/>
      <w:bookmarkStart w:id="1718" w:name="_Toc493682538"/>
      <w:bookmarkStart w:id="1719" w:name="_Toc493687801"/>
      <w:bookmarkStart w:id="1720" w:name="_Toc493688622"/>
      <w:bookmarkStart w:id="1721" w:name="_Toc493695360"/>
      <w:bookmarkStart w:id="1722" w:name="_Toc493779889"/>
      <w:bookmarkStart w:id="1723" w:name="_Toc493842163"/>
      <w:bookmarkStart w:id="1724" w:name="_Toc493842393"/>
      <w:bookmarkStart w:id="1725" w:name="_Toc493853316"/>
      <w:bookmarkStart w:id="1726" w:name="_Toc493856646"/>
      <w:bookmarkStart w:id="1727" w:name="_Toc493860183"/>
      <w:bookmarkStart w:id="1728" w:name="_Toc493861114"/>
      <w:bookmarkStart w:id="1729" w:name="_Toc493862294"/>
      <w:bookmarkStart w:id="1730" w:name="_Toc493862712"/>
      <w:bookmarkStart w:id="1731" w:name="_Toc493862948"/>
      <w:bookmarkStart w:id="1732" w:name="_Toc495911955"/>
      <w:bookmarkStart w:id="1733" w:name="_Toc495917325"/>
      <w:bookmarkStart w:id="1734" w:name="_Toc492631842"/>
      <w:bookmarkStart w:id="1735" w:name="_Toc493492328"/>
      <w:bookmarkStart w:id="1736" w:name="_Toc493509010"/>
      <w:bookmarkStart w:id="1737" w:name="_Toc493520928"/>
      <w:bookmarkStart w:id="1738" w:name="_Toc493522991"/>
      <w:bookmarkStart w:id="1739" w:name="_Toc493596927"/>
      <w:bookmarkStart w:id="1740" w:name="_Toc493597155"/>
      <w:bookmarkStart w:id="1741" w:name="_Toc493597383"/>
      <w:bookmarkStart w:id="1742" w:name="_Toc493598546"/>
      <w:bookmarkStart w:id="1743" w:name="_Toc493600247"/>
      <w:bookmarkStart w:id="1744" w:name="_Toc493608159"/>
      <w:bookmarkStart w:id="1745" w:name="_Toc493663078"/>
      <w:bookmarkStart w:id="1746" w:name="_Toc493663303"/>
      <w:bookmarkStart w:id="1747" w:name="_Toc493682539"/>
      <w:bookmarkStart w:id="1748" w:name="_Toc493687802"/>
      <w:bookmarkStart w:id="1749" w:name="_Toc493688623"/>
      <w:bookmarkStart w:id="1750" w:name="_Toc493695361"/>
      <w:bookmarkStart w:id="1751" w:name="_Toc493779890"/>
      <w:bookmarkStart w:id="1752" w:name="_Toc493842164"/>
      <w:bookmarkStart w:id="1753" w:name="_Toc493842394"/>
      <w:bookmarkStart w:id="1754" w:name="_Toc493853317"/>
      <w:bookmarkStart w:id="1755" w:name="_Toc493856647"/>
      <w:bookmarkStart w:id="1756" w:name="_Toc493860184"/>
      <w:bookmarkStart w:id="1757" w:name="_Toc493861115"/>
      <w:bookmarkStart w:id="1758" w:name="_Toc493862295"/>
      <w:bookmarkStart w:id="1759" w:name="_Toc493862713"/>
      <w:bookmarkStart w:id="1760" w:name="_Toc493862949"/>
      <w:bookmarkStart w:id="1761" w:name="_Toc495911956"/>
      <w:bookmarkStart w:id="1762" w:name="_Toc495917326"/>
      <w:bookmarkStart w:id="1763" w:name="_Toc492631844"/>
      <w:bookmarkStart w:id="1764" w:name="_Toc493492330"/>
      <w:bookmarkStart w:id="1765" w:name="_Toc493509012"/>
      <w:bookmarkStart w:id="1766" w:name="_Toc493520930"/>
      <w:bookmarkStart w:id="1767" w:name="_Toc493522993"/>
      <w:bookmarkStart w:id="1768" w:name="_Toc493596929"/>
      <w:bookmarkStart w:id="1769" w:name="_Toc493597157"/>
      <w:bookmarkStart w:id="1770" w:name="_Toc493597385"/>
      <w:bookmarkStart w:id="1771" w:name="_Toc493598548"/>
      <w:bookmarkStart w:id="1772" w:name="_Toc493600249"/>
      <w:bookmarkStart w:id="1773" w:name="_Toc493608161"/>
      <w:bookmarkStart w:id="1774" w:name="_Toc493663080"/>
      <w:bookmarkStart w:id="1775" w:name="_Toc493663305"/>
      <w:bookmarkStart w:id="1776" w:name="_Toc493682541"/>
      <w:bookmarkStart w:id="1777" w:name="_Toc493687804"/>
      <w:bookmarkStart w:id="1778" w:name="_Toc493688625"/>
      <w:bookmarkStart w:id="1779" w:name="_Toc493695363"/>
      <w:bookmarkStart w:id="1780" w:name="_Toc493779892"/>
      <w:bookmarkStart w:id="1781" w:name="_Toc493842166"/>
      <w:bookmarkStart w:id="1782" w:name="_Toc493842396"/>
      <w:bookmarkStart w:id="1783" w:name="_Toc493853319"/>
      <w:bookmarkStart w:id="1784" w:name="_Toc493856649"/>
      <w:bookmarkStart w:id="1785" w:name="_Toc493860186"/>
      <w:bookmarkStart w:id="1786" w:name="_Toc493861117"/>
      <w:bookmarkStart w:id="1787" w:name="_Toc493862297"/>
      <w:bookmarkStart w:id="1788" w:name="_Toc493862715"/>
      <w:bookmarkStart w:id="1789" w:name="_Toc493862951"/>
      <w:bookmarkStart w:id="1790" w:name="_Toc495911958"/>
      <w:bookmarkStart w:id="1791" w:name="_Toc495917328"/>
      <w:bookmarkStart w:id="1792" w:name="_Toc492631846"/>
      <w:bookmarkStart w:id="1793" w:name="_Toc493492332"/>
      <w:bookmarkStart w:id="1794" w:name="_Toc493509014"/>
      <w:bookmarkStart w:id="1795" w:name="_Toc493520932"/>
      <w:bookmarkStart w:id="1796" w:name="_Toc493522995"/>
      <w:bookmarkStart w:id="1797" w:name="_Toc493596931"/>
      <w:bookmarkStart w:id="1798" w:name="_Toc493597159"/>
      <w:bookmarkStart w:id="1799" w:name="_Toc493597387"/>
      <w:bookmarkStart w:id="1800" w:name="_Toc493598550"/>
      <w:bookmarkStart w:id="1801" w:name="_Toc493600251"/>
      <w:bookmarkStart w:id="1802" w:name="_Toc493608163"/>
      <w:bookmarkStart w:id="1803" w:name="_Toc493663082"/>
      <w:bookmarkStart w:id="1804" w:name="_Toc493663307"/>
      <w:bookmarkStart w:id="1805" w:name="_Toc493682543"/>
      <w:bookmarkStart w:id="1806" w:name="_Toc493687806"/>
      <w:bookmarkStart w:id="1807" w:name="_Toc493688627"/>
      <w:bookmarkStart w:id="1808" w:name="_Toc493695365"/>
      <w:bookmarkStart w:id="1809" w:name="_Toc493779894"/>
      <w:bookmarkStart w:id="1810" w:name="_Toc493842168"/>
      <w:bookmarkStart w:id="1811" w:name="_Toc493842398"/>
      <w:bookmarkStart w:id="1812" w:name="_Toc493853321"/>
      <w:bookmarkStart w:id="1813" w:name="_Toc493856651"/>
      <w:bookmarkStart w:id="1814" w:name="_Toc493860188"/>
      <w:bookmarkStart w:id="1815" w:name="_Toc493861119"/>
      <w:bookmarkStart w:id="1816" w:name="_Toc493862299"/>
      <w:bookmarkStart w:id="1817" w:name="_Toc493862717"/>
      <w:bookmarkStart w:id="1818" w:name="_Toc493862953"/>
      <w:bookmarkStart w:id="1819" w:name="_Toc495911960"/>
      <w:bookmarkStart w:id="1820" w:name="_Toc495917330"/>
      <w:bookmarkStart w:id="1821" w:name="_Toc492631847"/>
      <w:bookmarkStart w:id="1822" w:name="_Toc493492333"/>
      <w:bookmarkStart w:id="1823" w:name="_Toc493509015"/>
      <w:bookmarkStart w:id="1824" w:name="_Toc493520933"/>
      <w:bookmarkStart w:id="1825" w:name="_Toc493522996"/>
      <w:bookmarkStart w:id="1826" w:name="_Toc493596932"/>
      <w:bookmarkStart w:id="1827" w:name="_Toc493597160"/>
      <w:bookmarkStart w:id="1828" w:name="_Toc493597388"/>
      <w:bookmarkStart w:id="1829" w:name="_Toc493598551"/>
      <w:bookmarkStart w:id="1830" w:name="_Toc493600252"/>
      <w:bookmarkStart w:id="1831" w:name="_Toc493608164"/>
      <w:bookmarkStart w:id="1832" w:name="_Toc493663083"/>
      <w:bookmarkStart w:id="1833" w:name="_Toc493663308"/>
      <w:bookmarkStart w:id="1834" w:name="_Toc493682544"/>
      <w:bookmarkStart w:id="1835" w:name="_Toc493687807"/>
      <w:bookmarkStart w:id="1836" w:name="_Toc493688628"/>
      <w:bookmarkStart w:id="1837" w:name="_Toc493695366"/>
      <w:bookmarkStart w:id="1838" w:name="_Toc493779895"/>
      <w:bookmarkStart w:id="1839" w:name="_Toc493842169"/>
      <w:bookmarkStart w:id="1840" w:name="_Toc493842399"/>
      <w:bookmarkStart w:id="1841" w:name="_Toc493853322"/>
      <w:bookmarkStart w:id="1842" w:name="_Toc493856652"/>
      <w:bookmarkStart w:id="1843" w:name="_Toc493860189"/>
      <w:bookmarkStart w:id="1844" w:name="_Toc493861120"/>
      <w:bookmarkStart w:id="1845" w:name="_Toc493862300"/>
      <w:bookmarkStart w:id="1846" w:name="_Toc493862718"/>
      <w:bookmarkStart w:id="1847" w:name="_Toc493862954"/>
      <w:bookmarkStart w:id="1848" w:name="_Toc495911961"/>
      <w:bookmarkStart w:id="1849" w:name="_Toc495917331"/>
      <w:bookmarkStart w:id="1850" w:name="_Toc492631848"/>
      <w:bookmarkStart w:id="1851" w:name="_Toc493492334"/>
      <w:bookmarkStart w:id="1852" w:name="_Toc493509016"/>
      <w:bookmarkStart w:id="1853" w:name="_Toc493520934"/>
      <w:bookmarkStart w:id="1854" w:name="_Toc493522997"/>
      <w:bookmarkStart w:id="1855" w:name="_Toc493596933"/>
      <w:bookmarkStart w:id="1856" w:name="_Toc493597161"/>
      <w:bookmarkStart w:id="1857" w:name="_Toc493597389"/>
      <w:bookmarkStart w:id="1858" w:name="_Toc493598552"/>
      <w:bookmarkStart w:id="1859" w:name="_Toc493600253"/>
      <w:bookmarkStart w:id="1860" w:name="_Toc493608165"/>
      <w:bookmarkStart w:id="1861" w:name="_Toc493663084"/>
      <w:bookmarkStart w:id="1862" w:name="_Toc493663309"/>
      <w:bookmarkStart w:id="1863" w:name="_Toc493682545"/>
      <w:bookmarkStart w:id="1864" w:name="_Toc493687808"/>
      <w:bookmarkStart w:id="1865" w:name="_Toc493688629"/>
      <w:bookmarkStart w:id="1866" w:name="_Toc493695367"/>
      <w:bookmarkStart w:id="1867" w:name="_Toc493779896"/>
      <w:bookmarkStart w:id="1868" w:name="_Toc493842170"/>
      <w:bookmarkStart w:id="1869" w:name="_Toc493842400"/>
      <w:bookmarkStart w:id="1870" w:name="_Toc493853323"/>
      <w:bookmarkStart w:id="1871" w:name="_Toc493856653"/>
      <w:bookmarkStart w:id="1872" w:name="_Toc493860190"/>
      <w:bookmarkStart w:id="1873" w:name="_Toc493861121"/>
      <w:bookmarkStart w:id="1874" w:name="_Toc493862301"/>
      <w:bookmarkStart w:id="1875" w:name="_Toc493862719"/>
      <w:bookmarkStart w:id="1876" w:name="_Toc493862955"/>
      <w:bookmarkStart w:id="1877" w:name="_Toc495911962"/>
      <w:bookmarkStart w:id="1878" w:name="_Toc495917332"/>
      <w:bookmarkStart w:id="1879" w:name="_Toc492631849"/>
      <w:bookmarkStart w:id="1880" w:name="_Toc493492335"/>
      <w:bookmarkStart w:id="1881" w:name="_Toc493509017"/>
      <w:bookmarkStart w:id="1882" w:name="_Toc493520935"/>
      <w:bookmarkStart w:id="1883" w:name="_Toc493522998"/>
      <w:bookmarkStart w:id="1884" w:name="_Toc493596934"/>
      <w:bookmarkStart w:id="1885" w:name="_Toc493597162"/>
      <w:bookmarkStart w:id="1886" w:name="_Toc493597390"/>
      <w:bookmarkStart w:id="1887" w:name="_Toc493598553"/>
      <w:bookmarkStart w:id="1888" w:name="_Toc493600254"/>
      <w:bookmarkStart w:id="1889" w:name="_Toc493608166"/>
      <w:bookmarkStart w:id="1890" w:name="_Toc493663085"/>
      <w:bookmarkStart w:id="1891" w:name="_Toc493663310"/>
      <w:bookmarkStart w:id="1892" w:name="_Toc493682546"/>
      <w:bookmarkStart w:id="1893" w:name="_Toc493687809"/>
      <w:bookmarkStart w:id="1894" w:name="_Toc493688630"/>
      <w:bookmarkStart w:id="1895" w:name="_Toc493695368"/>
      <w:bookmarkStart w:id="1896" w:name="_Toc493779897"/>
      <w:bookmarkStart w:id="1897" w:name="_Toc493842171"/>
      <w:bookmarkStart w:id="1898" w:name="_Toc493842401"/>
      <w:bookmarkStart w:id="1899" w:name="_Toc493853324"/>
      <w:bookmarkStart w:id="1900" w:name="_Toc493856654"/>
      <w:bookmarkStart w:id="1901" w:name="_Toc493860191"/>
      <w:bookmarkStart w:id="1902" w:name="_Toc493861122"/>
      <w:bookmarkStart w:id="1903" w:name="_Toc493862302"/>
      <w:bookmarkStart w:id="1904" w:name="_Toc493862720"/>
      <w:bookmarkStart w:id="1905" w:name="_Toc493862956"/>
      <w:bookmarkStart w:id="1906" w:name="_Toc495911963"/>
      <w:bookmarkStart w:id="1907" w:name="_Toc495917333"/>
      <w:bookmarkStart w:id="1908" w:name="_Toc492631851"/>
      <w:bookmarkStart w:id="1909" w:name="_Toc493492337"/>
      <w:bookmarkStart w:id="1910" w:name="_Toc493509019"/>
      <w:bookmarkStart w:id="1911" w:name="_Toc493520937"/>
      <w:bookmarkStart w:id="1912" w:name="_Toc493523000"/>
      <w:bookmarkStart w:id="1913" w:name="_Toc493596936"/>
      <w:bookmarkStart w:id="1914" w:name="_Toc493597164"/>
      <w:bookmarkStart w:id="1915" w:name="_Toc493597392"/>
      <w:bookmarkStart w:id="1916" w:name="_Toc493598555"/>
      <w:bookmarkStart w:id="1917" w:name="_Toc493600256"/>
      <w:bookmarkStart w:id="1918" w:name="_Toc493608168"/>
      <w:bookmarkStart w:id="1919" w:name="_Toc493663087"/>
      <w:bookmarkStart w:id="1920" w:name="_Toc493663312"/>
      <w:bookmarkStart w:id="1921" w:name="_Toc493682548"/>
      <w:bookmarkStart w:id="1922" w:name="_Toc493687811"/>
      <w:bookmarkStart w:id="1923" w:name="_Toc493688632"/>
      <w:bookmarkStart w:id="1924" w:name="_Toc493695370"/>
      <w:bookmarkStart w:id="1925" w:name="_Toc493779899"/>
      <w:bookmarkStart w:id="1926" w:name="_Toc493842173"/>
      <w:bookmarkStart w:id="1927" w:name="_Toc493842403"/>
      <w:bookmarkStart w:id="1928" w:name="_Toc493853326"/>
      <w:bookmarkStart w:id="1929" w:name="_Toc493856656"/>
      <w:bookmarkStart w:id="1930" w:name="_Toc493860193"/>
      <w:bookmarkStart w:id="1931" w:name="_Toc493861124"/>
      <w:bookmarkStart w:id="1932" w:name="_Toc493862304"/>
      <w:bookmarkStart w:id="1933" w:name="_Toc493862722"/>
      <w:bookmarkStart w:id="1934" w:name="_Toc493862958"/>
      <w:bookmarkStart w:id="1935" w:name="_Toc495911965"/>
      <w:bookmarkStart w:id="1936" w:name="_Toc495917335"/>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eastAsia="en-SG"/>
        </w:rPr>
        <w:drawing>
          <wp:inline distT="0" distB="0" distL="0" distR="0" wp14:anchorId="4F7E335C" wp14:editId="2893FC4B">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4350" cy="1540315"/>
                    </a:xfrm>
                    <a:prstGeom prst="rect">
                      <a:avLst/>
                    </a:prstGeom>
                  </pic:spPr>
                </pic:pic>
              </a:graphicData>
            </a:graphic>
          </wp:inline>
        </w:drawing>
      </w:r>
    </w:p>
    <w:p w14:paraId="6A0BE795" w14:textId="640DBCA7" w:rsidR="000B002A" w:rsidRPr="000A38A5" w:rsidRDefault="000B002A" w:rsidP="000A38A5">
      <w:pPr>
        <w:pStyle w:val="Caption"/>
        <w:spacing w:before="0" w:after="0"/>
        <w:rPr>
          <w:color w:val="auto"/>
          <w:lang w:val="en-US"/>
        </w:rPr>
      </w:pPr>
      <w:bookmarkStart w:id="1937" w:name="_Toc53673832"/>
      <w:bookmarkStart w:id="1938" w:name="_Toc56070623"/>
      <w:bookmarkStart w:id="1939" w:name="_Toc86223191"/>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77288F">
        <w:rPr>
          <w:noProof/>
          <w:color w:val="auto"/>
        </w:rPr>
        <w:t>6</w:t>
      </w:r>
      <w:r w:rsidR="00340150" w:rsidRPr="000A38A5">
        <w:rPr>
          <w:noProof/>
          <w:color w:val="auto"/>
        </w:rPr>
        <w:fldChar w:fldCharType="end"/>
      </w:r>
      <w:r w:rsidRPr="000A38A5">
        <w:rPr>
          <w:color w:val="auto"/>
        </w:rPr>
        <w:t xml:space="preserve"> - Export Menu</w:t>
      </w:r>
      <w:bookmarkEnd w:id="1937"/>
      <w:bookmarkEnd w:id="1938"/>
      <w:bookmarkEnd w:id="1939"/>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eastAsia="en-SG"/>
        </w:rPr>
        <w:drawing>
          <wp:inline distT="0" distB="0" distL="0" distR="0" wp14:anchorId="3FB8DE2F" wp14:editId="50429B38">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048" cy="961905"/>
                    </a:xfrm>
                    <a:prstGeom prst="rect">
                      <a:avLst/>
                    </a:prstGeom>
                  </pic:spPr>
                </pic:pic>
              </a:graphicData>
            </a:graphic>
          </wp:inline>
        </w:drawing>
      </w:r>
    </w:p>
    <w:p w14:paraId="2A50D047" w14:textId="419C55C4" w:rsidR="005F535D" w:rsidRPr="000A38A5" w:rsidRDefault="000B002A" w:rsidP="000A38A5">
      <w:pPr>
        <w:pStyle w:val="Caption"/>
        <w:spacing w:before="0" w:after="0"/>
        <w:rPr>
          <w:color w:val="auto"/>
        </w:rPr>
      </w:pPr>
      <w:bookmarkStart w:id="1940" w:name="_Toc53673833"/>
      <w:bookmarkStart w:id="1941" w:name="_Toc56070624"/>
      <w:bookmarkStart w:id="1942" w:name="_Toc86223192"/>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77288F">
        <w:rPr>
          <w:noProof/>
          <w:color w:val="auto"/>
        </w:rPr>
        <w:t>7</w:t>
      </w:r>
      <w:r w:rsidR="00340150" w:rsidRPr="000A38A5">
        <w:rPr>
          <w:color w:val="auto"/>
        </w:rPr>
        <w:fldChar w:fldCharType="end"/>
      </w:r>
      <w:r w:rsidRPr="000A38A5">
        <w:rPr>
          <w:color w:val="auto"/>
        </w:rPr>
        <w:t xml:space="preserve"> - Help Menu</w:t>
      </w:r>
      <w:bookmarkEnd w:id="1940"/>
      <w:bookmarkEnd w:id="1941"/>
      <w:bookmarkEnd w:id="1942"/>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43" w:name="_Toc86223124"/>
      <w:r w:rsidR="00515787">
        <w:t>Toolb</w:t>
      </w:r>
      <w:r w:rsidRPr="005F535D">
        <w:t>ar</w:t>
      </w:r>
      <w:bookmarkEnd w:id="1943"/>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sidRPr="0077288F">
        <w:rPr>
          <w:rFonts w:ascii="Verdana" w:hAnsi="Verdana"/>
          <w:noProof/>
          <w:sz w:val="20"/>
          <w:szCs w:val="20"/>
          <w:lang w:eastAsia="en-SG"/>
        </w:rPr>
        <w:drawing>
          <wp:inline distT="0" distB="0" distL="0" distR="0" wp14:anchorId="0B1B3C19" wp14:editId="2649823F">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238" cy="238095"/>
                    </a:xfrm>
                    <a:prstGeom prst="rect">
                      <a:avLst/>
                    </a:prstGeom>
                  </pic:spPr>
                </pic:pic>
              </a:graphicData>
            </a:graphic>
          </wp:inline>
        </w:drawing>
      </w:r>
    </w:p>
    <w:p w14:paraId="6637CC97" w14:textId="70609412" w:rsidR="005F535D" w:rsidRPr="00921D67" w:rsidRDefault="002F6ABA" w:rsidP="00921D67">
      <w:pPr>
        <w:pStyle w:val="Caption"/>
        <w:spacing w:before="0" w:after="0"/>
        <w:rPr>
          <w:color w:val="auto"/>
        </w:rPr>
      </w:pPr>
      <w:bookmarkStart w:id="1944" w:name="_Toc53673834"/>
      <w:bookmarkStart w:id="1945" w:name="_Toc56070625"/>
      <w:bookmarkStart w:id="1946" w:name="_Toc86223193"/>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77288F">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44"/>
      <w:bookmarkEnd w:id="1945"/>
      <w:bookmarkEnd w:id="1946"/>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lastRenderedPageBreak/>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4F144914"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touch related registers are updated in the inspector.  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656495E7"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ins w:id="1947" w:author="L. Subramanian (BRT - SG)" w:date="2021-10-27T10:34:00Z">
              <w:r w:rsidR="0077288F" w:rsidRPr="0077288F">
                <w:rPr>
                  <w:b/>
                  <w:color w:val="0070C0"/>
                  <w:u w:val="single"/>
                  <w:rPrChange w:id="1948" w:author="L. Subramanian (BRT - SG)" w:date="2021-10-27T10:34:00Z">
                    <w:rPr/>
                  </w:rPrChange>
                </w:rPr>
                <w:t>Trace the pixel</w:t>
              </w:r>
            </w:ins>
            <w:del w:id="1949" w:author="L. Subramanian (BRT - SG)" w:date="2021-10-27T10:34:00Z">
              <w:r w:rsidR="00CE616B" w:rsidRPr="00CE616B" w:rsidDel="0077288F">
                <w:rPr>
                  <w:b/>
                  <w:color w:val="0070C0"/>
                  <w:u w:val="single"/>
                </w:rPr>
                <w:delText>Trace the pixel</w:delText>
              </w:r>
            </w:del>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50" w:name="_Toc86223125"/>
      <w:r w:rsidRPr="005F535D">
        <w:t>Status Bar</w:t>
      </w:r>
      <w:bookmarkEnd w:id="1950"/>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status bar shows the consumption status of RAM_G and RAM_DL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sidRPr="0077288F">
        <w:rPr>
          <w:rFonts w:ascii="Verdana" w:hAnsi="Verdana"/>
          <w:noProof/>
          <w:sz w:val="20"/>
          <w:szCs w:val="20"/>
          <w:lang w:eastAsia="en-SG"/>
        </w:rPr>
        <w:drawing>
          <wp:inline distT="0" distB="0" distL="0" distR="0" wp14:anchorId="07600EE1" wp14:editId="6D1668A0">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3">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096FF604" w:rsidR="005F535D" w:rsidRPr="00574FE5" w:rsidRDefault="006B0AB8" w:rsidP="00574FE5">
      <w:pPr>
        <w:pStyle w:val="Caption"/>
        <w:spacing w:before="0" w:after="0"/>
        <w:rPr>
          <w:color w:val="auto"/>
        </w:rPr>
      </w:pPr>
      <w:bookmarkStart w:id="1951" w:name="_Toc53673835"/>
      <w:bookmarkStart w:id="1952" w:name="_Toc56070626"/>
      <w:bookmarkStart w:id="1953" w:name="_Toc86223194"/>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77288F">
        <w:rPr>
          <w:noProof/>
          <w:color w:val="auto"/>
        </w:rPr>
        <w:t>9</w:t>
      </w:r>
      <w:r w:rsidR="00340150" w:rsidRPr="00574FE5">
        <w:rPr>
          <w:color w:val="auto"/>
        </w:rPr>
        <w:fldChar w:fldCharType="end"/>
      </w:r>
      <w:r w:rsidRPr="00574FE5">
        <w:rPr>
          <w:color w:val="auto"/>
        </w:rPr>
        <w:t xml:space="preserve"> - Status Bar</w:t>
      </w:r>
      <w:bookmarkEnd w:id="1951"/>
      <w:bookmarkEnd w:id="1952"/>
      <w:bookmarkEnd w:id="1953"/>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54" w:name="_Toc86223126"/>
      <w:r w:rsidRPr="005F535D">
        <w:rPr>
          <w:lang w:val="en-US"/>
        </w:rPr>
        <w:lastRenderedPageBreak/>
        <w:t>Editors and Inspector</w:t>
      </w:r>
      <w:bookmarkEnd w:id="1954"/>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6311F098"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RAM_CMD and EVE graphics engine RAM_DL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sidRPr="002B1F2D">
        <w:rPr>
          <w:rFonts w:ascii="Verdana" w:hAnsi="Verdana"/>
          <w:noProof/>
          <w:sz w:val="18"/>
          <w:szCs w:val="18"/>
          <w:lang w:eastAsia="en-SG"/>
        </w:rPr>
        <w:drawing>
          <wp:inline distT="0" distB="0" distL="0" distR="0" wp14:anchorId="7C3A83A8" wp14:editId="0FB8B5BE">
            <wp:extent cx="4962525" cy="1699069"/>
            <wp:effectExtent l="0" t="0" r="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4" r:link="rId45">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496A17CB" w:rsidR="005F535D" w:rsidRPr="002B1F2D" w:rsidRDefault="006B0AB8" w:rsidP="002B1F2D">
      <w:pPr>
        <w:pStyle w:val="Caption"/>
        <w:spacing w:before="0" w:after="0"/>
        <w:rPr>
          <w:color w:val="auto"/>
        </w:rPr>
      </w:pPr>
      <w:bookmarkStart w:id="1955" w:name="_Toc53673836"/>
      <w:bookmarkStart w:id="1956" w:name="_Toc56070627"/>
      <w:bookmarkStart w:id="1957" w:name="_Toc86223195"/>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77288F">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55"/>
      <w:bookmarkEnd w:id="1956"/>
      <w:bookmarkEnd w:id="1957"/>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8" w:name="_Toc86223127"/>
      <w:r w:rsidRPr="005F535D">
        <w:t>Coprocessor Command Editor</w:t>
      </w:r>
      <w:bookmarkEnd w:id="1958"/>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sidRPr="0077288F">
        <w:rPr>
          <w:rFonts w:ascii="Verdana" w:hAnsi="Verdana"/>
          <w:noProof/>
          <w:sz w:val="20"/>
          <w:szCs w:val="20"/>
          <w:lang w:eastAsia="en-SG"/>
        </w:rPr>
        <w:drawing>
          <wp:inline distT="0" distB="0" distL="0" distR="0" wp14:anchorId="40583BF7" wp14:editId="3C20F7FD">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6">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1F6FC346" w:rsidR="005F535D" w:rsidRPr="002B1F2D" w:rsidRDefault="00DF148D" w:rsidP="002B1F2D">
      <w:pPr>
        <w:pStyle w:val="Caption"/>
        <w:spacing w:before="0" w:after="0"/>
        <w:rPr>
          <w:color w:val="auto"/>
        </w:rPr>
      </w:pPr>
      <w:bookmarkStart w:id="1959" w:name="_Toc53673837"/>
      <w:bookmarkStart w:id="1960" w:name="_Toc56070628"/>
      <w:bookmarkStart w:id="1961" w:name="_Toc86223196"/>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77288F">
        <w:rPr>
          <w:noProof/>
          <w:color w:val="auto"/>
        </w:rPr>
        <w:t>11</w:t>
      </w:r>
      <w:r w:rsidR="00340150" w:rsidRPr="002B1F2D">
        <w:rPr>
          <w:color w:val="auto"/>
        </w:rPr>
        <w:fldChar w:fldCharType="end"/>
      </w:r>
      <w:r w:rsidRPr="002B1F2D">
        <w:rPr>
          <w:color w:val="auto"/>
        </w:rPr>
        <w:t xml:space="preserve"> - Coprocessor Command Editor</w:t>
      </w:r>
      <w:bookmarkEnd w:id="1959"/>
      <w:bookmarkEnd w:id="1960"/>
      <w:bookmarkEnd w:id="1961"/>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34E5E5EE"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 xml:space="preserve">CLEAR command is </w:t>
      </w:r>
      <w:r w:rsidR="00866436" w:rsidRPr="00BA7E56">
        <w:rPr>
          <w:rFonts w:ascii="Verdana" w:hAnsi="Verdana" w:cs="Arial"/>
          <w:color w:val="000000"/>
          <w:sz w:val="20"/>
          <w:szCs w:val="20"/>
          <w:lang w:val="en-US"/>
        </w:rPr>
        <w:t>auto inserted</w:t>
      </w:r>
      <w:r w:rsidRPr="00BA7E56">
        <w:rPr>
          <w:rFonts w:ascii="Verdana" w:hAnsi="Verdana" w:cs="Arial"/>
          <w:color w:val="000000"/>
          <w:sz w:val="20"/>
          <w:szCs w:val="20"/>
          <w:lang w:val="en-US"/>
        </w:rPr>
        <w:t xml:space="preserve">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62" w:name="_Toc86223128"/>
      <w:r w:rsidRPr="005F535D">
        <w:t>Display List Editor</w:t>
      </w:r>
      <w:bookmarkEnd w:id="1962"/>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eastAsia="en-SG"/>
        </w:rPr>
        <w:drawing>
          <wp:inline distT="0" distB="0" distL="0" distR="0" wp14:anchorId="7E3A26F4" wp14:editId="57D68711">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7">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348FD26B" w:rsidR="00FF7ACA" w:rsidRPr="00CA2413" w:rsidRDefault="00F53E7D" w:rsidP="00CA2413">
      <w:pPr>
        <w:pStyle w:val="Caption"/>
        <w:spacing w:before="0" w:after="0"/>
        <w:rPr>
          <w:color w:val="auto"/>
        </w:rPr>
      </w:pPr>
      <w:bookmarkStart w:id="1963" w:name="_Toc53673838"/>
      <w:bookmarkStart w:id="1964" w:name="_Toc56070629"/>
      <w:bookmarkStart w:id="1965" w:name="_Toc86223197"/>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77288F">
        <w:rPr>
          <w:noProof/>
          <w:color w:val="auto"/>
        </w:rPr>
        <w:t>12</w:t>
      </w:r>
      <w:r w:rsidR="00340150" w:rsidRPr="00CA2413">
        <w:rPr>
          <w:color w:val="auto"/>
        </w:rPr>
        <w:fldChar w:fldCharType="end"/>
      </w:r>
      <w:r w:rsidRPr="00CA2413">
        <w:rPr>
          <w:color w:val="auto"/>
        </w:rPr>
        <w:t xml:space="preserve"> - Display List Editor</w:t>
      </w:r>
      <w:bookmarkEnd w:id="1963"/>
      <w:bookmarkEnd w:id="1964"/>
      <w:bookmarkEnd w:id="1965"/>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72B29D18"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w:t>
      </w:r>
      <w:r w:rsidR="00866436" w:rsidRPr="00CA2413">
        <w:rPr>
          <w:rFonts w:ascii="Verdana" w:hAnsi="Verdana" w:cs="Arial"/>
          <w:color w:val="000000"/>
          <w:sz w:val="20"/>
          <w:szCs w:val="20"/>
          <w:lang w:val="en-US"/>
        </w:rPr>
        <w:t>priority,</w:t>
      </w:r>
      <w:r w:rsidRPr="00CA2413">
        <w:rPr>
          <w:rFonts w:ascii="Verdana" w:hAnsi="Verdana" w:cs="Arial"/>
          <w:color w:val="000000"/>
          <w:sz w:val="20"/>
          <w:szCs w:val="20"/>
          <w:lang w:val="en-US"/>
        </w:rPr>
        <w:t xml:space="preserve">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66" w:name="_Toc86223129"/>
      <w:r w:rsidRPr="005F535D">
        <w:lastRenderedPageBreak/>
        <w:t>Inspector</w:t>
      </w:r>
      <w:bookmarkEnd w:id="1966"/>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CB7D25">
      <w:pPr>
        <w:keepNext/>
        <w:spacing w:after="0" w:line="240" w:lineRule="auto"/>
        <w:jc w:val="center"/>
      </w:pPr>
      <w:r w:rsidRPr="00CB7D25">
        <w:rPr>
          <w:rFonts w:ascii="Verdana" w:hAnsi="Verdana"/>
          <w:noProof/>
          <w:sz w:val="18"/>
          <w:szCs w:val="18"/>
          <w:lang w:eastAsia="en-SG"/>
        </w:rPr>
        <w:drawing>
          <wp:inline distT="0" distB="0" distL="0" distR="0" wp14:anchorId="000BD064" wp14:editId="5C086F11">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8" r:link="rId49">
                      <a:extLst>
                        <a:ext uri="{28A0092B-C50C-407E-A947-70E740481C1C}">
                          <a14:useLocalDpi xmlns:a14="http://schemas.microsoft.com/office/drawing/2010/main"/>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74B84AF0" w:rsidR="005F535D" w:rsidRPr="00CB7D25" w:rsidRDefault="00E76EB7" w:rsidP="00CB7D25">
      <w:pPr>
        <w:pStyle w:val="Caption"/>
        <w:spacing w:before="0" w:after="0"/>
        <w:rPr>
          <w:color w:val="auto"/>
        </w:rPr>
      </w:pPr>
      <w:bookmarkStart w:id="1967" w:name="_Toc53673839"/>
      <w:bookmarkStart w:id="1968" w:name="_Toc56070630"/>
      <w:bookmarkStart w:id="1969" w:name="_Toc86223198"/>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77288F">
        <w:rPr>
          <w:noProof/>
          <w:color w:val="auto"/>
        </w:rPr>
        <w:t>13</w:t>
      </w:r>
      <w:r w:rsidR="00340150" w:rsidRPr="00CB7D25">
        <w:rPr>
          <w:color w:val="auto"/>
        </w:rPr>
        <w:fldChar w:fldCharType="end"/>
      </w:r>
      <w:r w:rsidRPr="00CB7D25">
        <w:rPr>
          <w:color w:val="auto"/>
        </w:rPr>
        <w:t xml:space="preserve"> - Inspector</w:t>
      </w:r>
      <w:bookmarkEnd w:id="1967"/>
      <w:bookmarkEnd w:id="1968"/>
      <w:bookmarkEnd w:id="1969"/>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3726E06E"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CB7D25">
      <w:pPr>
        <w:keepNext/>
        <w:spacing w:after="0" w:line="240" w:lineRule="auto"/>
        <w:jc w:val="center"/>
      </w:pPr>
      <w:r w:rsidRPr="00CB7D25">
        <w:rPr>
          <w:rFonts w:ascii="Verdana" w:hAnsi="Verdana"/>
          <w:noProof/>
          <w:sz w:val="18"/>
          <w:szCs w:val="18"/>
          <w:lang w:eastAsia="en-SG"/>
        </w:rPr>
        <w:drawing>
          <wp:inline distT="0" distB="0" distL="0" distR="0" wp14:anchorId="62540768" wp14:editId="4A99BB7D">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0" r:link="rId51">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15AAEAF2" w:rsidR="005F535D" w:rsidRPr="00CB7D25" w:rsidRDefault="00E76EB7" w:rsidP="00CB7D25">
      <w:pPr>
        <w:pStyle w:val="Caption"/>
        <w:spacing w:before="0" w:after="0"/>
        <w:rPr>
          <w:color w:val="auto"/>
        </w:rPr>
      </w:pPr>
      <w:bookmarkStart w:id="1970" w:name="_Toc53673840"/>
      <w:bookmarkStart w:id="1971" w:name="_Toc56070631"/>
      <w:bookmarkStart w:id="1972" w:name="_Toc86223199"/>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77288F">
        <w:rPr>
          <w:noProof/>
          <w:color w:val="auto"/>
        </w:rPr>
        <w:t>14</w:t>
      </w:r>
      <w:r w:rsidR="00340150" w:rsidRPr="00CB7D25">
        <w:rPr>
          <w:color w:val="auto"/>
        </w:rPr>
        <w:fldChar w:fldCharType="end"/>
      </w:r>
      <w:r w:rsidRPr="00CB7D25">
        <w:rPr>
          <w:color w:val="auto"/>
        </w:rPr>
        <w:t xml:space="preserve"> - RAM_DL</w:t>
      </w:r>
      <w:bookmarkEnd w:id="1970"/>
      <w:bookmarkEnd w:id="1971"/>
      <w:bookmarkEnd w:id="1972"/>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7777777" w:rsidR="000D2668" w:rsidRDefault="00E76EB7" w:rsidP="00EB46D5">
      <w:pPr>
        <w:keepNext/>
        <w:spacing w:after="0" w:line="240" w:lineRule="auto"/>
        <w:jc w:val="center"/>
      </w:pPr>
      <w:r w:rsidRPr="00CB7D25">
        <w:rPr>
          <w:rFonts w:ascii="Verdana" w:hAnsi="Verdana"/>
          <w:noProof/>
          <w:sz w:val="18"/>
          <w:szCs w:val="18"/>
          <w:lang w:eastAsia="en-SG"/>
        </w:rPr>
        <w:drawing>
          <wp:inline distT="0" distB="0" distL="0" distR="0" wp14:anchorId="35B20810" wp14:editId="06BA7BDC">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2" r:link="rId53">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56540C27" w:rsidR="005F535D" w:rsidRPr="00CB7D25" w:rsidRDefault="000D2668" w:rsidP="00CB7D25">
      <w:pPr>
        <w:pStyle w:val="Caption"/>
        <w:spacing w:before="0" w:after="0"/>
        <w:rPr>
          <w:color w:val="auto"/>
        </w:rPr>
      </w:pPr>
      <w:bookmarkStart w:id="1973" w:name="_Toc53673841"/>
      <w:bookmarkStart w:id="1974" w:name="_Toc56070632"/>
      <w:bookmarkStart w:id="1975" w:name="_Toc86223200"/>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77288F">
        <w:rPr>
          <w:noProof/>
          <w:color w:val="auto"/>
        </w:rPr>
        <w:t>15</w:t>
      </w:r>
      <w:r w:rsidR="00340150" w:rsidRPr="00CB7D25">
        <w:rPr>
          <w:color w:val="auto"/>
        </w:rPr>
        <w:fldChar w:fldCharType="end"/>
      </w:r>
      <w:r w:rsidRPr="00CB7D25">
        <w:rPr>
          <w:color w:val="auto"/>
        </w:rPr>
        <w:t xml:space="preserve"> - Select rows in RAM_DL</w:t>
      </w:r>
      <w:bookmarkEnd w:id="1973"/>
      <w:bookmarkEnd w:id="1974"/>
      <w:bookmarkEnd w:id="1975"/>
    </w:p>
    <w:p w14:paraId="688C8B70" w14:textId="74F1BC7A" w:rsidR="000D2668" w:rsidRDefault="008A03F1" w:rsidP="000D2668">
      <w:pPr>
        <w:keepNext/>
        <w:spacing w:after="0" w:line="240" w:lineRule="auto"/>
        <w:jc w:val="center"/>
      </w:pPr>
      <w:r w:rsidRPr="0077288F">
        <w:rPr>
          <w:rFonts w:ascii="Verdana" w:hAnsi="Verdana"/>
          <w:noProof/>
          <w:sz w:val="20"/>
          <w:szCs w:val="20"/>
          <w:lang w:eastAsia="en-SG"/>
        </w:rPr>
        <w:lastRenderedPageBreak/>
        <w:drawing>
          <wp:inline distT="0" distB="0" distL="0" distR="0" wp14:anchorId="78D881A3" wp14:editId="3B2E6B68">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17126F50" w:rsidR="00661A56" w:rsidRDefault="000D2668" w:rsidP="00EB46D5">
      <w:pPr>
        <w:pStyle w:val="Caption"/>
        <w:spacing w:before="0" w:after="0"/>
        <w:rPr>
          <w:color w:val="auto"/>
        </w:rPr>
      </w:pPr>
      <w:bookmarkStart w:id="1976" w:name="_Toc53673842"/>
      <w:bookmarkStart w:id="1977" w:name="_Toc56070633"/>
      <w:bookmarkStart w:id="1978" w:name="_Toc86223201"/>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77288F">
        <w:rPr>
          <w:noProof/>
          <w:color w:val="auto"/>
        </w:rPr>
        <w:t>16</w:t>
      </w:r>
      <w:r w:rsidR="00340150" w:rsidRPr="00EB46D5">
        <w:rPr>
          <w:color w:val="auto"/>
        </w:rPr>
        <w:fldChar w:fldCharType="end"/>
      </w:r>
      <w:r w:rsidRPr="00EB46D5">
        <w:rPr>
          <w:color w:val="auto"/>
        </w:rPr>
        <w:t xml:space="preserve"> - Paste selected rows in RAM_DL</w:t>
      </w:r>
      <w:bookmarkEnd w:id="1976"/>
      <w:bookmarkEnd w:id="1977"/>
      <w:bookmarkEnd w:id="1978"/>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EB46D5">
      <w:pPr>
        <w:keepNext/>
        <w:spacing w:after="0" w:line="240" w:lineRule="auto"/>
        <w:jc w:val="center"/>
      </w:pPr>
      <w:r w:rsidRPr="00EB46D5">
        <w:rPr>
          <w:rFonts w:ascii="Verdana" w:hAnsi="Verdana"/>
          <w:noProof/>
          <w:sz w:val="18"/>
          <w:szCs w:val="18"/>
          <w:lang w:eastAsia="en-SG"/>
        </w:rPr>
        <w:drawing>
          <wp:inline distT="0" distB="0" distL="0" distR="0" wp14:anchorId="3BC2FCAF" wp14:editId="7EDB4F5E">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5" r:link="rId56">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60C0D3E1" w:rsidR="005F535D" w:rsidRPr="00D87148" w:rsidRDefault="000D2668" w:rsidP="00D87148">
      <w:pPr>
        <w:pStyle w:val="Caption"/>
        <w:spacing w:before="0" w:after="0"/>
        <w:rPr>
          <w:color w:val="auto"/>
        </w:rPr>
      </w:pPr>
      <w:bookmarkStart w:id="1979" w:name="_Toc53673843"/>
      <w:bookmarkStart w:id="1980" w:name="_Toc56070634"/>
      <w:bookmarkStart w:id="1981" w:name="_Toc86223202"/>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77288F">
        <w:rPr>
          <w:noProof/>
          <w:color w:val="auto"/>
        </w:rPr>
        <w:t>17</w:t>
      </w:r>
      <w:r w:rsidR="00340150" w:rsidRPr="00D87148">
        <w:rPr>
          <w:color w:val="auto"/>
        </w:rPr>
        <w:fldChar w:fldCharType="end"/>
      </w:r>
      <w:r w:rsidRPr="00D87148">
        <w:rPr>
          <w:color w:val="auto"/>
        </w:rPr>
        <w:t xml:space="preserve"> - RAM_REG</w:t>
      </w:r>
      <w:bookmarkEnd w:id="1979"/>
      <w:bookmarkEnd w:id="1980"/>
      <w:bookmarkEnd w:id="1981"/>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D87148">
      <w:pPr>
        <w:keepNext/>
        <w:spacing w:after="0" w:line="240" w:lineRule="auto"/>
        <w:jc w:val="center"/>
      </w:pPr>
      <w:r w:rsidRPr="00EB46D5">
        <w:rPr>
          <w:rFonts w:ascii="Verdana" w:hAnsi="Verdana"/>
          <w:b/>
          <w:bCs/>
          <w:noProof/>
          <w:sz w:val="18"/>
          <w:szCs w:val="18"/>
          <w:lang w:eastAsia="en-SG"/>
        </w:rPr>
        <w:drawing>
          <wp:inline distT="0" distB="0" distL="0" distR="0" wp14:anchorId="04A07FC1" wp14:editId="3E80BA24">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7" r:link="rId58">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69359766" w:rsidR="005F535D" w:rsidRDefault="000D2668" w:rsidP="00D87148">
      <w:pPr>
        <w:pStyle w:val="Caption"/>
        <w:spacing w:before="0" w:after="0"/>
        <w:rPr>
          <w:color w:val="auto"/>
        </w:rPr>
      </w:pPr>
      <w:bookmarkStart w:id="1982" w:name="_Toc53673844"/>
      <w:bookmarkStart w:id="1983" w:name="_Toc56070635"/>
      <w:bookmarkStart w:id="1984" w:name="_Toc86223203"/>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77288F">
        <w:rPr>
          <w:noProof/>
          <w:color w:val="auto"/>
        </w:rPr>
        <w:t>18</w:t>
      </w:r>
      <w:r w:rsidR="00340150" w:rsidRPr="00D87148">
        <w:rPr>
          <w:color w:val="auto"/>
        </w:rPr>
        <w:fldChar w:fldCharType="end"/>
      </w:r>
      <w:r w:rsidRPr="00D87148">
        <w:rPr>
          <w:color w:val="auto"/>
        </w:rPr>
        <w:t xml:space="preserve"> - Select rows in RAM_REG</w:t>
      </w:r>
      <w:bookmarkEnd w:id="1982"/>
      <w:bookmarkEnd w:id="1983"/>
      <w:bookmarkEnd w:id="1984"/>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eastAsia="en-SG"/>
        </w:rPr>
        <w:drawing>
          <wp:inline distT="0" distB="0" distL="0" distR="0" wp14:anchorId="76249A13" wp14:editId="6B71CD9E">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36445501" w:rsidR="000D2668" w:rsidRDefault="000D2668" w:rsidP="00D87148">
      <w:pPr>
        <w:pStyle w:val="Caption"/>
        <w:spacing w:before="0" w:after="0"/>
        <w:rPr>
          <w:color w:val="auto"/>
        </w:rPr>
      </w:pPr>
      <w:bookmarkStart w:id="1985" w:name="_Toc53673845"/>
      <w:bookmarkStart w:id="1986" w:name="_Toc56070636"/>
      <w:bookmarkStart w:id="1987" w:name="_Toc86223204"/>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77288F">
        <w:rPr>
          <w:noProof/>
          <w:color w:val="auto"/>
        </w:rPr>
        <w:t>19</w:t>
      </w:r>
      <w:r w:rsidR="00340150" w:rsidRPr="00D87148">
        <w:rPr>
          <w:color w:val="auto"/>
        </w:rPr>
        <w:fldChar w:fldCharType="end"/>
      </w:r>
      <w:r w:rsidRPr="00D87148">
        <w:rPr>
          <w:color w:val="auto"/>
        </w:rPr>
        <w:t xml:space="preserve"> - Paste selected rows in RAM_REG</w:t>
      </w:r>
      <w:bookmarkEnd w:id="1985"/>
      <w:bookmarkEnd w:id="1986"/>
      <w:bookmarkEnd w:id="1987"/>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8" w:name="_Toc86223130"/>
      <w:r w:rsidRPr="005F535D">
        <w:rPr>
          <w:lang w:val="en-US"/>
        </w:rPr>
        <w:lastRenderedPageBreak/>
        <w:t>Toolbox,</w:t>
      </w:r>
      <w:r w:rsidR="00FF0299">
        <w:rPr>
          <w:lang w:val="en-US"/>
        </w:rPr>
        <w:t xml:space="preserve"> </w:t>
      </w:r>
      <w:r w:rsidRPr="005F535D">
        <w:rPr>
          <w:lang w:val="en-US"/>
        </w:rPr>
        <w:t>Content Manager and Registers</w:t>
      </w:r>
      <w:bookmarkEnd w:id="1988"/>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9" w:name="_Toc86223131"/>
      <w:r w:rsidRPr="005F535D">
        <w:t>Toolbox</w:t>
      </w:r>
      <w:bookmarkEnd w:id="1989"/>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sidRPr="0077288F">
        <w:rPr>
          <w:rFonts w:ascii="Verdana" w:hAnsi="Verdana"/>
          <w:noProof/>
          <w:sz w:val="20"/>
          <w:szCs w:val="20"/>
          <w:lang w:eastAsia="en-SG"/>
        </w:rPr>
        <w:drawing>
          <wp:inline distT="0" distB="0" distL="0" distR="0" wp14:anchorId="7E566AE1" wp14:editId="07EA1EBD">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4386" cy="2557002"/>
                    </a:xfrm>
                    <a:prstGeom prst="rect">
                      <a:avLst/>
                    </a:prstGeom>
                  </pic:spPr>
                </pic:pic>
              </a:graphicData>
            </a:graphic>
          </wp:inline>
        </w:drawing>
      </w:r>
    </w:p>
    <w:p w14:paraId="103016F4" w14:textId="325FB38E" w:rsidR="00096034" w:rsidRDefault="00096034" w:rsidP="00096034">
      <w:pPr>
        <w:pStyle w:val="Caption"/>
        <w:spacing w:before="0" w:after="0"/>
        <w:rPr>
          <w:color w:val="auto"/>
        </w:rPr>
      </w:pPr>
      <w:bookmarkStart w:id="1990" w:name="_Toc86223205"/>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77288F">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90"/>
    </w:p>
    <w:p w14:paraId="6FEBE5D3" w14:textId="4E66FAFB" w:rsidR="00096034" w:rsidRPr="0077288F" w:rsidRDefault="00096034" w:rsidP="0077288F">
      <w:pPr>
        <w:spacing w:after="0" w:line="240" w:lineRule="auto"/>
        <w:jc w:val="both"/>
        <w:rPr>
          <w:rFonts w:ascii="Verdana" w:hAnsi="Verdana"/>
          <w:sz w:val="20"/>
          <w:szCs w:val="20"/>
        </w:rPr>
      </w:pPr>
    </w:p>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2D902CCE"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Pr>
          <w:rFonts w:ascii="Verdana" w:hAnsi="Verdana" w:cs="Arial"/>
          <w:color w:val="000000"/>
          <w:sz w:val="18"/>
          <w:szCs w:val="18"/>
          <w:lang w:val="en-US"/>
        </w:rPr>
        <w:t xml:space="preserve">in order to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12665D">
      <w:pPr>
        <w:keepNext/>
        <w:spacing w:after="0" w:line="240" w:lineRule="auto"/>
        <w:jc w:val="center"/>
      </w:pPr>
      <w:r>
        <w:rPr>
          <w:noProof/>
          <w:lang w:eastAsia="en-SG"/>
        </w:rPr>
        <mc:AlternateContent>
          <mc:Choice Requires="wps">
            <w:drawing>
              <wp:anchor distT="0" distB="0" distL="114300" distR="114300" simplePos="0" relativeHeight="251597824" behindDoc="0" locked="0" layoutInCell="1" allowOverlap="1" wp14:anchorId="0A5E11EB" wp14:editId="3BA9E159">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B9BDAA" id="Rounded Rectangle 593" o:spid="_x0000_s1026" style="position:absolute;margin-left:44.55pt;margin-top:82.6pt;width:59.95pt;height:18.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sidRPr="00653349">
        <w:rPr>
          <w:rFonts w:ascii="Verdana" w:hAnsi="Verdana"/>
          <w:noProof/>
          <w:sz w:val="18"/>
          <w:szCs w:val="18"/>
          <w:lang w:eastAsia="en-SG"/>
        </w:rPr>
        <w:drawing>
          <wp:inline distT="0" distB="0" distL="0" distR="0" wp14:anchorId="21D06B81" wp14:editId="7F36DF02">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05E47B33" w:rsidR="005F535D" w:rsidRPr="00653349" w:rsidRDefault="00096BC4" w:rsidP="00653349">
      <w:pPr>
        <w:pStyle w:val="Caption"/>
        <w:spacing w:before="0" w:after="0"/>
        <w:rPr>
          <w:color w:val="auto"/>
        </w:rPr>
      </w:pPr>
      <w:bookmarkStart w:id="1991" w:name="_Toc53673847"/>
      <w:bookmarkStart w:id="1992" w:name="_Toc56070638"/>
      <w:bookmarkStart w:id="1993" w:name="_Toc86223206"/>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77288F">
        <w:rPr>
          <w:noProof/>
          <w:color w:val="auto"/>
        </w:rPr>
        <w:t>21</w:t>
      </w:r>
      <w:r w:rsidR="00340150" w:rsidRPr="00653349">
        <w:rPr>
          <w:color w:val="auto"/>
        </w:rPr>
        <w:fldChar w:fldCharType="end"/>
      </w:r>
      <w:r w:rsidRPr="00653349">
        <w:rPr>
          <w:color w:val="auto"/>
        </w:rPr>
        <w:t xml:space="preserve"> - Display List mode</w:t>
      </w:r>
      <w:bookmarkEnd w:id="1991"/>
      <w:bookmarkEnd w:id="1992"/>
      <w:bookmarkEnd w:id="1993"/>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lastRenderedPageBreak/>
        <w:drawing>
          <wp:anchor distT="0" distB="0" distL="114300" distR="114300" simplePos="0" relativeHeight="251714560" behindDoc="1" locked="0" layoutInCell="1" allowOverlap="1" wp14:anchorId="7C304F24" wp14:editId="77163B19">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00C611AA" w:rsidR="005F535D" w:rsidRPr="0012665D" w:rsidRDefault="00F66726" w:rsidP="00F66726">
      <w:pPr>
        <w:pStyle w:val="Caption"/>
        <w:spacing w:before="0" w:after="0"/>
        <w:rPr>
          <w:color w:val="auto"/>
        </w:rPr>
      </w:pPr>
      <w:bookmarkStart w:id="1994" w:name="_Toc53673848"/>
      <w:bookmarkStart w:id="1995" w:name="_Toc56070639"/>
      <w:r>
        <w:rPr>
          <w:color w:val="auto"/>
        </w:rPr>
        <w:t xml:space="preserve">     </w:t>
      </w:r>
      <w:bookmarkStart w:id="1996" w:name="_Toc86223207"/>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77288F">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94"/>
      <w:bookmarkEnd w:id="1995"/>
      <w:bookmarkEnd w:id="1996"/>
    </w:p>
    <w:p w14:paraId="498209F6" w14:textId="4D1367DB" w:rsidR="009A6EF3" w:rsidRPr="006B6151" w:rsidRDefault="00F3484A" w:rsidP="0012665D">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71552" behindDoc="1" locked="0" layoutInCell="1" allowOverlap="1" wp14:anchorId="5E11623E" wp14:editId="2AE61329">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507B65CB" w:rsidR="005F535D" w:rsidRPr="007A1C97" w:rsidRDefault="005F535D" w:rsidP="0012665D">
      <w:pPr>
        <w:spacing w:after="0" w:line="240" w:lineRule="auto"/>
        <w:jc w:val="both"/>
        <w:rPr>
          <w:rFonts w:ascii="Verdana" w:hAnsi="Verdana" w:cs="Arial"/>
          <w:color w:val="000000"/>
          <w:sz w:val="20"/>
          <w:szCs w:val="20"/>
          <w:lang w:val="en-US"/>
        </w:rPr>
      </w:pPr>
      <w:r w:rsidRPr="00423297">
        <w:rPr>
          <w:rFonts w:ascii="Verdana" w:hAnsi="Verdana" w:cs="Arial"/>
          <w:color w:val="000000"/>
          <w:sz w:val="20"/>
          <w:szCs w:val="20"/>
          <w:lang w:val="en-US"/>
        </w:rPr>
        <w:t>All display list commands are grouped into different categories based on functionality</w:t>
      </w:r>
      <w:r w:rsidR="00096BC4" w:rsidRPr="007A1C97">
        <w:rPr>
          <w:rFonts w:ascii="Verdana" w:hAnsi="Verdana" w:cs="Arial"/>
          <w:color w:val="000000"/>
          <w:sz w:val="20"/>
          <w:szCs w:val="20"/>
          <w:lang w:val="en-US"/>
        </w:rPr>
        <w:t xml:space="preserve"> </w:t>
      </w:r>
      <w:r w:rsidRPr="007A1C97">
        <w:rPr>
          <w:rFonts w:ascii="Verdana" w:hAnsi="Verdana" w:cs="Arial"/>
          <w:color w:val="000000"/>
          <w:sz w:val="20"/>
          <w:szCs w:val="20"/>
          <w:lang w:val="en-US"/>
        </w:rPr>
        <w:t xml:space="preserve">(as in FT81X project): </w:t>
      </w:r>
    </w:p>
    <w:p w14:paraId="640B80FC" w14:textId="5E3E448E" w:rsidR="005F535D" w:rsidRPr="007A1C97" w:rsidRDefault="005F535D" w:rsidP="005F535D">
      <w:pPr>
        <w:spacing w:after="0" w:line="240" w:lineRule="auto"/>
        <w:rPr>
          <w:rFonts w:ascii="Verdana" w:hAnsi="Verdana" w:cs="Arial"/>
          <w:color w:val="000000"/>
          <w:sz w:val="20"/>
          <w:szCs w:val="20"/>
          <w:lang w:val="en-US"/>
        </w:rPr>
      </w:pPr>
    </w:p>
    <w:p w14:paraId="2860379D" w14:textId="671D4879" w:rsidR="005F535D" w:rsidRPr="007A1C97"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Background</w:t>
      </w:r>
    </w:p>
    <w:p w14:paraId="757AFF1B" w14:textId="3355B36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Primitives</w:t>
      </w:r>
    </w:p>
    <w:p w14:paraId="41C83B46" w14:textId="09F88E82"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Graphic State</w:t>
      </w:r>
    </w:p>
    <w:p w14:paraId="6FC7281F" w14:textId="31FA0B8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Bitmap State</w:t>
      </w:r>
    </w:p>
    <w:p w14:paraId="7C2E480F" w14:textId="66AFAF26"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Drawing Actions</w:t>
      </w:r>
    </w:p>
    <w:p w14:paraId="41210929" w14:textId="372625E4" w:rsidR="00CD3983" w:rsidRPr="007A1C97" w:rsidRDefault="00D779EA" w:rsidP="0012665D">
      <w:pPr>
        <w:pStyle w:val="ListParagraph"/>
        <w:numPr>
          <w:ilvl w:val="0"/>
          <w:numId w:val="32"/>
        </w:numPr>
        <w:spacing w:after="0" w:line="240" w:lineRule="auto"/>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83840" behindDoc="1" locked="0" layoutInCell="1" allowOverlap="1" wp14:anchorId="3D32DE86" wp14:editId="5779E715">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77777777" w:rsidR="006B6151" w:rsidRPr="007C7B1D" w:rsidRDefault="006B6151" w:rsidP="00DB066B">
                            <w:pPr>
                              <w:pStyle w:val="Caption"/>
                              <w:spacing w:before="0" w:after="0"/>
                              <w:rPr>
                                <w:color w:val="auto"/>
                              </w:rPr>
                            </w:pPr>
                            <w:bookmarkStart w:id="1997" w:name="_Toc56070642"/>
                            <w:bookmarkStart w:id="1998" w:name="_Toc86223208"/>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77288F">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7"/>
                            <w:bookmarkEnd w:id="1998"/>
                          </w:p>
                          <w:p w14:paraId="522BA5F9" w14:textId="77777777" w:rsidR="006B6151" w:rsidRPr="00CD3983" w:rsidRDefault="006B6151"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" stroked="f">
                <v:textbox>
                  <w:txbxContent>
                    <w:p w14:paraId="570767F2" w14:textId="77777777" w:rsidR="006B6151" w:rsidRPr="007C7B1D" w:rsidRDefault="006B6151" w:rsidP="00DB066B">
                      <w:pPr>
                        <w:pStyle w:val="Caption"/>
                        <w:spacing w:before="0" w:after="0"/>
                        <w:rPr>
                          <w:color w:val="auto"/>
                        </w:rPr>
                      </w:pPr>
                      <w:bookmarkStart w:id="1999" w:name="_Toc56070642"/>
                      <w:bookmarkStart w:id="2000" w:name="_Toc86223208"/>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77288F">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9"/>
                      <w:bookmarkEnd w:id="2000"/>
                    </w:p>
                    <w:p w14:paraId="522BA5F9" w14:textId="77777777" w:rsidR="006B6151" w:rsidRPr="00CD3983" w:rsidRDefault="006B6151" w:rsidP="00DB066B">
                      <w:pPr>
                        <w:spacing w:after="0" w:line="240" w:lineRule="auto"/>
                        <w:jc w:val="center"/>
                        <w:rPr>
                          <w:b/>
                        </w:rPr>
                      </w:pPr>
                    </w:p>
                  </w:txbxContent>
                </v:textbox>
                <w10:wrap type="through" anchory="page"/>
              </v:shape>
            </w:pict>
          </mc:Fallback>
        </mc:AlternateContent>
      </w:r>
      <w:r w:rsidR="00B80F72" w:rsidRPr="00D56222">
        <w:rPr>
          <w:rFonts w:ascii="Verdana" w:hAnsi="Verdana" w:cs="Arial"/>
          <w:noProof/>
          <w:color w:val="000000"/>
          <w:sz w:val="20"/>
          <w:szCs w:val="20"/>
          <w:lang w:eastAsia="en-SG"/>
        </w:rPr>
        <mc:AlternateContent>
          <mc:Choice Requires="wps">
            <w:drawing>
              <wp:anchor distT="45720" distB="45720" distL="114300" distR="114300" simplePos="0" relativeHeight="251653120" behindDoc="1" locked="0" layoutInCell="1" allowOverlap="1" wp14:anchorId="47042EA5" wp14:editId="7AA2ECA3">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6D7A8F3E" w:rsidR="006B6151" w:rsidRPr="005F2B3F" w:rsidRDefault="006B6151" w:rsidP="005F2B3F">
                            <w:pPr>
                              <w:pStyle w:val="Caption"/>
                              <w:spacing w:before="0" w:after="0"/>
                              <w:rPr>
                                <w:color w:val="auto"/>
                              </w:rPr>
                            </w:pPr>
                            <w:bookmarkStart w:id="2001" w:name="_Toc53673850"/>
                            <w:bookmarkStart w:id="2002" w:name="_Toc56070640"/>
                            <w:bookmarkStart w:id="2003" w:name="_Toc86223209"/>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77288F">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2001"/>
                            <w:bookmarkEnd w:id="2002"/>
                            <w:bookmarkEnd w:id="200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" stroked="f">
                <v:textbox>
                  <w:txbxContent>
                    <w:p w14:paraId="53AFCCC6" w14:textId="6D7A8F3E" w:rsidR="006B6151" w:rsidRPr="005F2B3F" w:rsidRDefault="006B6151" w:rsidP="005F2B3F">
                      <w:pPr>
                        <w:pStyle w:val="Caption"/>
                        <w:spacing w:before="0" w:after="0"/>
                        <w:rPr>
                          <w:color w:val="auto"/>
                        </w:rPr>
                      </w:pPr>
                      <w:bookmarkStart w:id="2004" w:name="_Toc53673850"/>
                      <w:bookmarkStart w:id="2005" w:name="_Toc56070640"/>
                      <w:bookmarkStart w:id="2006" w:name="_Toc86223209"/>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77288F">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2004"/>
                      <w:bookmarkEnd w:id="2005"/>
                      <w:bookmarkEnd w:id="2006"/>
                    </w:p>
                  </w:txbxContent>
                </v:textbox>
              </v:shape>
            </w:pict>
          </mc:Fallback>
        </mc:AlternateContent>
      </w:r>
      <w:r w:rsidR="00CD3983" w:rsidRPr="007A1C97">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22400" behindDoc="1" locked="0" layoutInCell="1" allowOverlap="1" wp14:anchorId="5EA5BF7D" wp14:editId="575D2B84">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77777777" w:rsidR="006B6151" w:rsidRDefault="006B6151" w:rsidP="007C7B1D">
                            <w:pPr>
                              <w:pStyle w:val="Caption"/>
                              <w:spacing w:before="0" w:after="0"/>
                              <w:rPr>
                                <w:color w:val="auto"/>
                              </w:rPr>
                            </w:pPr>
                            <w:bookmarkStart w:id="2007" w:name="_Toc53673849"/>
                            <w:bookmarkStart w:id="2008" w:name="_Toc56070641"/>
                            <w:bookmarkStart w:id="2009" w:name="_Toc8622321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77288F">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7"/>
                            <w:bookmarkEnd w:id="2008"/>
                            <w:bookmarkEnd w:id="2009"/>
                          </w:p>
                          <w:p w14:paraId="2D67DD41" w14:textId="77777777" w:rsidR="006B6151" w:rsidRPr="00CD3983" w:rsidRDefault="006B6151"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" stroked="f">
                <v:textbox>
                  <w:txbxContent>
                    <w:p w14:paraId="7037F2BB" w14:textId="77777777" w:rsidR="006B6151" w:rsidRDefault="006B6151" w:rsidP="007C7B1D">
                      <w:pPr>
                        <w:pStyle w:val="Caption"/>
                        <w:spacing w:before="0" w:after="0"/>
                        <w:rPr>
                          <w:color w:val="auto"/>
                        </w:rPr>
                      </w:pPr>
                      <w:bookmarkStart w:id="2010" w:name="_Toc53673849"/>
                      <w:bookmarkStart w:id="2011" w:name="_Toc56070641"/>
                      <w:bookmarkStart w:id="2012" w:name="_Toc8622321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77288F">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10"/>
                      <w:bookmarkEnd w:id="2011"/>
                      <w:bookmarkEnd w:id="2012"/>
                    </w:p>
                    <w:p w14:paraId="2D67DD41" w14:textId="77777777" w:rsidR="006B6151" w:rsidRPr="00CD3983" w:rsidRDefault="006B6151" w:rsidP="007C7B1D">
                      <w:pPr>
                        <w:spacing w:after="0" w:line="240" w:lineRule="auto"/>
                        <w:jc w:val="center"/>
                        <w:rPr>
                          <w:b/>
                        </w:rPr>
                      </w:pPr>
                    </w:p>
                  </w:txbxContent>
                </v:textbox>
              </v:shape>
            </w:pict>
          </mc:Fallback>
        </mc:AlternateContent>
      </w:r>
      <w:r w:rsidRPr="0077288F">
        <w:rPr>
          <w:rFonts w:ascii="Verdana" w:hAnsi="Verdana"/>
          <w:noProof/>
          <w:sz w:val="20"/>
          <w:szCs w:val="20"/>
          <w:lang w:eastAsia="en-SG"/>
        </w:rPr>
        <w:drawing>
          <wp:anchor distT="0" distB="0" distL="114300" distR="114300" simplePos="0" relativeHeight="251603968" behindDoc="1" locked="0" layoutInCell="1" allowOverlap="1" wp14:anchorId="2BFDC6B8" wp14:editId="2C5B3C00">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59264" behindDoc="0" locked="0" layoutInCell="1" allowOverlap="1" wp14:anchorId="72C45E52" wp14:editId="431985B2">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24096" behindDoc="0" locked="0" layoutInCell="1" allowOverlap="1" wp14:anchorId="6FFFB90A" wp14:editId="452AD242">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6B6151" w:rsidRPr="00CD3983" w:rsidRDefault="006B6151"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52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" stroked="f">
                <v:textbox>
                  <w:txbxContent>
                    <w:p w14:paraId="1C70A646" w14:textId="77777777" w:rsidR="006B6151" w:rsidRPr="00CD3983" w:rsidRDefault="006B6151"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sidRPr="0077288F">
        <w:rPr>
          <w:rFonts w:ascii="Verdana" w:hAnsi="Verdana"/>
          <w:noProof/>
          <w:sz w:val="20"/>
          <w:szCs w:val="20"/>
          <w:lang w:eastAsia="en-SG"/>
        </w:rPr>
        <w:lastRenderedPageBreak/>
        <w:drawing>
          <wp:anchor distT="0" distB="0" distL="114300" distR="114300" simplePos="0" relativeHeight="251696128" behindDoc="1" locked="0" layoutInCell="1" allowOverlap="1" wp14:anchorId="58213391" wp14:editId="16D10A97">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32992" behindDoc="1" locked="0" layoutInCell="1" allowOverlap="1" wp14:anchorId="6C715D30" wp14:editId="6C9009CF">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eastAsia="en-SG"/>
        </w:rPr>
        <w:drawing>
          <wp:anchor distT="0" distB="0" distL="114300" distR="114300" simplePos="0" relativeHeight="251517952" behindDoc="1" locked="0" layoutInCell="1" allowOverlap="1" wp14:anchorId="09ABDBDF" wp14:editId="6CD54AEC">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Pr="0077288F" w:rsidRDefault="003816A3" w:rsidP="0012665D">
      <w:pPr>
        <w:keepNext/>
        <w:spacing w:after="0" w:line="240" w:lineRule="auto"/>
        <w:jc w:val="center"/>
        <w:rPr>
          <w:rFonts w:ascii="Verdana" w:hAnsi="Verdana"/>
          <w:sz w:val="20"/>
          <w:szCs w:val="20"/>
        </w:rP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30240" behindDoc="1" locked="0" layoutInCell="1" allowOverlap="1" wp14:anchorId="02EFDCC5" wp14:editId="4DA84255">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53CBC0D7" w:rsidR="006B6151" w:rsidRPr="00C25B0F" w:rsidRDefault="006B6151" w:rsidP="00C25B0F">
                            <w:pPr>
                              <w:pStyle w:val="Caption"/>
                              <w:spacing w:before="0" w:after="0"/>
                              <w:rPr>
                                <w:color w:val="auto"/>
                              </w:rPr>
                            </w:pPr>
                            <w:bookmarkStart w:id="2013" w:name="_Toc53673853"/>
                            <w:bookmarkStart w:id="2014" w:name="_Toc56070644"/>
                            <w:bookmarkStart w:id="2015" w:name="_Toc86223211"/>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77288F">
                              <w:rPr>
                                <w:noProof/>
                                <w:color w:val="auto"/>
                              </w:rPr>
                              <w:t>26</w:t>
                            </w:r>
                            <w:r w:rsidRPr="00C25B0F">
                              <w:rPr>
                                <w:color w:val="auto"/>
                              </w:rPr>
                              <w:fldChar w:fldCharType="end"/>
                            </w:r>
                            <w:r w:rsidRPr="00C25B0F">
                              <w:rPr>
                                <w:color w:val="auto"/>
                              </w:rPr>
                              <w:t xml:space="preserve"> - Drawing Actions in Display List mode</w:t>
                            </w:r>
                            <w:bookmarkEnd w:id="2013"/>
                            <w:bookmarkEnd w:id="2014"/>
                            <w:bookmarkEnd w:id="2015"/>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DIgIAACM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" stroked="f">
                <v:textbox>
                  <w:txbxContent>
                    <w:p w14:paraId="35C24EDE" w14:textId="53CBC0D7" w:rsidR="006B6151" w:rsidRPr="00C25B0F" w:rsidRDefault="006B6151" w:rsidP="00C25B0F">
                      <w:pPr>
                        <w:pStyle w:val="Caption"/>
                        <w:spacing w:before="0" w:after="0"/>
                        <w:rPr>
                          <w:color w:val="auto"/>
                        </w:rPr>
                      </w:pPr>
                      <w:bookmarkStart w:id="2016" w:name="_Toc53673853"/>
                      <w:bookmarkStart w:id="2017" w:name="_Toc56070644"/>
                      <w:bookmarkStart w:id="2018" w:name="_Toc86223211"/>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77288F">
                        <w:rPr>
                          <w:noProof/>
                          <w:color w:val="auto"/>
                        </w:rPr>
                        <w:t>26</w:t>
                      </w:r>
                      <w:r w:rsidRPr="00C25B0F">
                        <w:rPr>
                          <w:color w:val="auto"/>
                        </w:rPr>
                        <w:fldChar w:fldCharType="end"/>
                      </w:r>
                      <w:r w:rsidRPr="00C25B0F">
                        <w:rPr>
                          <w:color w:val="auto"/>
                        </w:rPr>
                        <w:t xml:space="preserve"> - Drawing Actions in Display List mode</w:t>
                      </w:r>
                      <w:bookmarkEnd w:id="2016"/>
                      <w:bookmarkEnd w:id="2017"/>
                      <w:bookmarkEnd w:id="2018"/>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42528" behindDoc="1" locked="0" layoutInCell="1" allowOverlap="1" wp14:anchorId="57D92E9D" wp14:editId="4B05A7CC">
                <wp:simplePos x="0" y="0"/>
                <wp:positionH relativeFrom="column">
                  <wp:posOffset>3943350</wp:posOffset>
                </wp:positionH>
                <wp:positionV relativeFrom="paragraph">
                  <wp:posOffset>83821</wp:posOffset>
                </wp:positionV>
                <wp:extent cx="1790700" cy="4953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26600D04" w14:textId="7DCFFA31" w:rsidR="006B6151" w:rsidRDefault="006B6151" w:rsidP="00C25B0F">
                            <w:pPr>
                              <w:pStyle w:val="Caption"/>
                              <w:spacing w:before="0" w:after="0"/>
                              <w:rPr>
                                <w:color w:val="auto"/>
                              </w:rPr>
                            </w:pPr>
                            <w:bookmarkStart w:id="2019" w:name="_Toc53673852"/>
                            <w:bookmarkStart w:id="2020" w:name="_Toc56070643"/>
                            <w:bookmarkStart w:id="2021" w:name="_Toc86223212"/>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77288F">
                              <w:rPr>
                                <w:noProof/>
                                <w:color w:val="auto"/>
                              </w:rPr>
                              <w:t>27</w:t>
                            </w:r>
                            <w:r w:rsidRPr="00C25B0F">
                              <w:fldChar w:fldCharType="end"/>
                            </w:r>
                            <w:r w:rsidRPr="00C25B0F">
                              <w:rPr>
                                <w:color w:val="auto"/>
                              </w:rPr>
                              <w:t xml:space="preserve"> - Execution Control in Display List</w:t>
                            </w:r>
                            <w:bookmarkEnd w:id="2021"/>
                            <w:bookmarkEnd w:id="2019"/>
                            <w:bookmarkEnd w:id="2020"/>
                            <w:r w:rsidR="00423297">
                              <w:rPr>
                                <w:color w:val="auto"/>
                              </w:rPr>
                              <w:t xml:space="preserve"> </w:t>
                            </w:r>
                            <w:r w:rsidRPr="00111F28">
                              <w:rPr>
                                <w:color w:val="auto"/>
                              </w:rPr>
                              <w:t>mode</w:t>
                            </w:r>
                          </w:p>
                          <w:p w14:paraId="4DE02579"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5pt;margin-top:6.6pt;width:141pt;height:39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" stroked="f">
                <v:textbox>
                  <w:txbxContent>
                    <w:p w14:paraId="26600D04" w14:textId="7DCFFA31" w:rsidR="006B6151" w:rsidRDefault="006B6151" w:rsidP="00C25B0F">
                      <w:pPr>
                        <w:pStyle w:val="Caption"/>
                        <w:spacing w:before="0" w:after="0"/>
                        <w:rPr>
                          <w:color w:val="auto"/>
                        </w:rPr>
                      </w:pPr>
                      <w:bookmarkStart w:id="2022" w:name="_Toc53673852"/>
                      <w:bookmarkStart w:id="2023" w:name="_Toc56070643"/>
                      <w:bookmarkStart w:id="2024" w:name="_Toc86223212"/>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77288F">
                        <w:rPr>
                          <w:noProof/>
                          <w:color w:val="auto"/>
                        </w:rPr>
                        <w:t>27</w:t>
                      </w:r>
                      <w:r w:rsidRPr="00C25B0F">
                        <w:fldChar w:fldCharType="end"/>
                      </w:r>
                      <w:r w:rsidRPr="00C25B0F">
                        <w:rPr>
                          <w:color w:val="auto"/>
                        </w:rPr>
                        <w:t xml:space="preserve"> - Execution Control in Display List</w:t>
                      </w:r>
                      <w:bookmarkEnd w:id="2024"/>
                      <w:bookmarkEnd w:id="2022"/>
                      <w:bookmarkEnd w:id="2023"/>
                      <w:r w:rsidR="00423297">
                        <w:rPr>
                          <w:color w:val="auto"/>
                        </w:rPr>
                        <w:t xml:space="preserve"> </w:t>
                      </w:r>
                      <w:r w:rsidRPr="00111F28">
                        <w:rPr>
                          <w:color w:val="auto"/>
                        </w:rPr>
                        <w:t>mode</w:t>
                      </w:r>
                    </w:p>
                    <w:p w14:paraId="4DE02579" w14:textId="77777777" w:rsidR="006B6151" w:rsidRPr="00CD3983" w:rsidRDefault="006B6151"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7D47833D" w:rsidR="00707394" w:rsidRDefault="007A1C97"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40832" behindDoc="1" locked="0" layoutInCell="1" allowOverlap="1" wp14:anchorId="2D334262" wp14:editId="33030CAF">
                <wp:simplePos x="0" y="0"/>
                <wp:positionH relativeFrom="column">
                  <wp:posOffset>3810</wp:posOffset>
                </wp:positionH>
                <wp:positionV relativeFrom="paragraph">
                  <wp:posOffset>83185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4AB1E0EE" w:rsidR="006B6151" w:rsidRDefault="006B6151" w:rsidP="00C25B0F">
                            <w:pPr>
                              <w:pStyle w:val="Caption"/>
                              <w:spacing w:before="0" w:after="0"/>
                              <w:rPr>
                                <w:color w:val="auto"/>
                              </w:rPr>
                            </w:pPr>
                            <w:bookmarkStart w:id="2025" w:name="_Toc53673854"/>
                            <w:bookmarkStart w:id="2026" w:name="_Toc56070645"/>
                            <w:bookmarkStart w:id="2027" w:name="_Toc8622321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77288F">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5"/>
                            <w:bookmarkEnd w:id="2026"/>
                            <w:bookmarkEnd w:id="2027"/>
                          </w:p>
                          <w:p w14:paraId="2E3E0F34"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3pt;margin-top:6.55pt;width:141pt;height:39.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" stroked="f">
                <v:textbox>
                  <w:txbxContent>
                    <w:p w14:paraId="70C0C477" w14:textId="4AB1E0EE" w:rsidR="006B6151" w:rsidRDefault="006B6151" w:rsidP="00C25B0F">
                      <w:pPr>
                        <w:pStyle w:val="Caption"/>
                        <w:spacing w:before="0" w:after="0"/>
                        <w:rPr>
                          <w:color w:val="auto"/>
                        </w:rPr>
                      </w:pPr>
                      <w:bookmarkStart w:id="2028" w:name="_Toc53673854"/>
                      <w:bookmarkStart w:id="2029" w:name="_Toc56070645"/>
                      <w:bookmarkStart w:id="2030" w:name="_Toc8622321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77288F">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8"/>
                      <w:bookmarkEnd w:id="2029"/>
                      <w:bookmarkEnd w:id="2030"/>
                    </w:p>
                    <w:p w14:paraId="2E3E0F34" w14:textId="77777777" w:rsidR="006B6151" w:rsidRPr="00CD3983" w:rsidRDefault="006B6151" w:rsidP="00C25B0F">
                      <w:pPr>
                        <w:spacing w:after="0" w:line="240" w:lineRule="auto"/>
                        <w:jc w:val="center"/>
                        <w:rPr>
                          <w:b/>
                        </w:rPr>
                      </w:pPr>
                    </w:p>
                  </w:txbxContent>
                </v:textbox>
              </v:shape>
            </w:pict>
          </mc:Fallback>
        </mc:AlternateContent>
      </w:r>
    </w:p>
    <w:p w14:paraId="3BA6784C" w14:textId="77511961" w:rsidR="00707394" w:rsidRPr="0077288F" w:rsidRDefault="00707394" w:rsidP="00D52BB0">
      <w:pPr>
        <w:pStyle w:val="Heading4"/>
        <w:rPr>
          <w:rFonts w:ascii="Verdana" w:hAnsi="Verdana"/>
          <w:b w:val="0"/>
          <w:i w:val="0"/>
          <w:sz w:val="20"/>
          <w:szCs w:val="20"/>
          <w:lang w:val="en-US"/>
        </w:rPr>
      </w:pPr>
    </w:p>
    <w:p w14:paraId="7C61C569" w14:textId="7F0B10D4" w:rsidR="00707394" w:rsidRDefault="00707394" w:rsidP="00D52BB0">
      <w:pPr>
        <w:pStyle w:val="Heading4"/>
        <w:rPr>
          <w:lang w:val="en-US"/>
        </w:rPr>
      </w:pPr>
    </w:p>
    <w:p w14:paraId="4DDF4A20" w14:textId="2421694B" w:rsidR="00707394" w:rsidRPr="0077288F" w:rsidRDefault="00707394" w:rsidP="00D52BB0">
      <w:pPr>
        <w:pStyle w:val="Heading4"/>
        <w:rPr>
          <w:rFonts w:ascii="Verdana" w:hAnsi="Verdana"/>
          <w:b w:val="0"/>
          <w:i w:val="0"/>
          <w:sz w:val="20"/>
          <w:szCs w:val="20"/>
          <w:lang w:val="en-US"/>
        </w:rPr>
      </w:pPr>
    </w:p>
    <w:p w14:paraId="0A2B8692" w14:textId="77777777" w:rsidR="00707394" w:rsidRPr="0077288F" w:rsidRDefault="00707394" w:rsidP="0077288F">
      <w:pPr>
        <w:spacing w:after="0" w:line="240" w:lineRule="auto"/>
        <w:jc w:val="both"/>
        <w:rPr>
          <w:rFonts w:ascii="Verdana" w:hAnsi="Verdana"/>
          <w:sz w:val="20"/>
          <w:szCs w:val="20"/>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3260D2">
      <w:pPr>
        <w:keepNext/>
        <w:spacing w:after="0" w:line="240" w:lineRule="auto"/>
        <w:jc w:val="center"/>
      </w:pPr>
      <w:r>
        <w:rPr>
          <w:noProof/>
          <w:lang w:eastAsia="en-SG"/>
        </w:rPr>
        <mc:AlternateContent>
          <mc:Choice Requires="wps">
            <w:drawing>
              <wp:anchor distT="0" distB="0" distL="114300" distR="114300" simplePos="0" relativeHeight="251591680" behindDoc="0" locked="0" layoutInCell="1" allowOverlap="1" wp14:anchorId="5C833DE0" wp14:editId="170A6BAB">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0CCC9" id="Rounded Rectangle 590" o:spid="_x0000_s1026" style="position:absolute;margin-left:59.5pt;margin-top:109.8pt;width:79.1pt;height:20.4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sidRPr="00CA141D">
        <w:rPr>
          <w:rFonts w:ascii="Verdana" w:hAnsi="Verdana"/>
          <w:noProof/>
          <w:sz w:val="18"/>
          <w:szCs w:val="18"/>
          <w:lang w:eastAsia="en-SG"/>
        </w:rPr>
        <w:drawing>
          <wp:inline distT="0" distB="0" distL="0" distR="0" wp14:anchorId="493B42CA" wp14:editId="05D14DA6">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0" r:link="rId71">
                      <a:extLst>
                        <a:ext uri="{28A0092B-C50C-407E-A947-70E740481C1C}">
                          <a14:useLocalDpi xmlns:a14="http://schemas.microsoft.com/office/drawing/2010/main"/>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63F3D8CD" w:rsidR="005F535D" w:rsidRPr="00CA141D" w:rsidRDefault="00C15426" w:rsidP="00BA4F40">
      <w:pPr>
        <w:pStyle w:val="Caption"/>
        <w:spacing w:before="0" w:after="0"/>
        <w:rPr>
          <w:color w:val="auto"/>
        </w:rPr>
      </w:pPr>
      <w:bookmarkStart w:id="2031" w:name="_Toc53673855"/>
      <w:bookmarkStart w:id="2032" w:name="_Toc56070646"/>
      <w:bookmarkStart w:id="2033" w:name="_Toc86223214"/>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77288F">
        <w:rPr>
          <w:noProof/>
          <w:color w:val="auto"/>
        </w:rPr>
        <w:t>29</w:t>
      </w:r>
      <w:r w:rsidR="00340150" w:rsidRPr="00CA141D">
        <w:rPr>
          <w:color w:val="auto"/>
        </w:rPr>
        <w:fldChar w:fldCharType="end"/>
      </w:r>
      <w:r w:rsidRPr="00CA141D">
        <w:rPr>
          <w:color w:val="auto"/>
        </w:rPr>
        <w:t xml:space="preserve"> - Coprocessor mode</w:t>
      </w:r>
      <w:bookmarkEnd w:id="2031"/>
      <w:bookmarkEnd w:id="2032"/>
      <w:bookmarkEnd w:id="203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sidRPr="0077288F">
        <w:rPr>
          <w:rFonts w:ascii="Verdana" w:hAnsi="Verdana"/>
          <w:noProof/>
          <w:sz w:val="20"/>
          <w:szCs w:val="20"/>
          <w:lang w:eastAsia="en-SG"/>
        </w:rPr>
        <w:drawing>
          <wp:inline distT="0" distB="0" distL="0" distR="0" wp14:anchorId="43251941" wp14:editId="499C9A91">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5714" cy="2219048"/>
                    </a:xfrm>
                    <a:prstGeom prst="rect">
                      <a:avLst/>
                    </a:prstGeom>
                  </pic:spPr>
                </pic:pic>
              </a:graphicData>
            </a:graphic>
          </wp:inline>
        </w:drawing>
      </w:r>
    </w:p>
    <w:p w14:paraId="54710D11" w14:textId="28EA2C68" w:rsidR="005F535D" w:rsidRPr="003260D2" w:rsidRDefault="00225084" w:rsidP="003260D2">
      <w:pPr>
        <w:pStyle w:val="Caption"/>
        <w:spacing w:before="0" w:after="0"/>
        <w:rPr>
          <w:color w:val="auto"/>
        </w:rPr>
      </w:pPr>
      <w:bookmarkStart w:id="2034" w:name="_Toc53673856"/>
      <w:bookmarkStart w:id="2035" w:name="_Toc56070647"/>
      <w:bookmarkStart w:id="2036" w:name="_Toc86223215"/>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77288F">
        <w:rPr>
          <w:noProof/>
          <w:color w:val="auto"/>
        </w:rPr>
        <w:t>30</w:t>
      </w:r>
      <w:r w:rsidR="00340150" w:rsidRPr="003260D2">
        <w:rPr>
          <w:color w:val="auto"/>
        </w:rPr>
        <w:fldChar w:fldCharType="end"/>
      </w:r>
      <w:r w:rsidRPr="003260D2">
        <w:rPr>
          <w:color w:val="auto"/>
        </w:rPr>
        <w:t xml:space="preserve"> - Toolbox in Coprocessor mode</w:t>
      </w:r>
      <w:bookmarkEnd w:id="2034"/>
      <w:bookmarkEnd w:id="2035"/>
      <w:bookmarkEnd w:id="2036"/>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6AD59AB6" w:rsidR="005F535D" w:rsidRDefault="004C5A63" w:rsidP="003260D2">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63712" behindDoc="1" locked="0" layoutInCell="1" allowOverlap="1" wp14:anchorId="0CCC54D7" wp14:editId="17E28E89">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sidRPr="0077288F">
        <w:rPr>
          <w:rFonts w:ascii="Verdana" w:hAnsi="Verdana"/>
          <w:noProof/>
          <w:sz w:val="20"/>
          <w:szCs w:val="20"/>
          <w:lang w:eastAsia="en-SG"/>
        </w:rPr>
        <w:drawing>
          <wp:anchor distT="0" distB="0" distL="114300" distR="114300" simplePos="0" relativeHeight="251757568" behindDoc="1" locked="0" layoutInCell="1" allowOverlap="1" wp14:anchorId="56A47507" wp14:editId="6982D9C9">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All commands are grouped into different categories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36384" behindDoc="1" locked="0" layoutInCell="1" allowOverlap="1" wp14:anchorId="7824484B" wp14:editId="5BE9E0D0">
                <wp:simplePos x="0" y="0"/>
                <wp:positionH relativeFrom="column">
                  <wp:posOffset>1943100</wp:posOffset>
                </wp:positionH>
                <wp:positionV relativeFrom="paragraph">
                  <wp:posOffset>151131</wp:posOffset>
                </wp:positionV>
                <wp:extent cx="1790700" cy="3429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1274A047" w14:textId="4932F3D6" w:rsidR="006B6151" w:rsidRPr="00CD3983" w:rsidRDefault="006B6151" w:rsidP="0077288F">
                            <w:pPr>
                              <w:pStyle w:val="Caption"/>
                              <w:spacing w:before="0" w:after="0"/>
                            </w:pPr>
                            <w:bookmarkStart w:id="2037" w:name="_Toc53673857"/>
                            <w:bookmarkStart w:id="2038" w:name="_Toc56070648"/>
                            <w:bookmarkStart w:id="2039" w:name="_Toc8622321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7288F">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39"/>
                            <w:bookmarkEnd w:id="2037"/>
                            <w:bookmarkEnd w:id="203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3pt;margin-top:11.9pt;width:141pt;height:27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" stroked="f">
                <v:textbox>
                  <w:txbxContent>
                    <w:p w14:paraId="1274A047" w14:textId="4932F3D6" w:rsidR="006B6151" w:rsidRPr="00CD3983" w:rsidRDefault="006B6151" w:rsidP="0077288F">
                      <w:pPr>
                        <w:pStyle w:val="Caption"/>
                        <w:spacing w:before="0" w:after="0"/>
                      </w:pPr>
                      <w:bookmarkStart w:id="2040" w:name="_Toc53673857"/>
                      <w:bookmarkStart w:id="2041" w:name="_Toc56070648"/>
                      <w:bookmarkStart w:id="2042" w:name="_Toc8622321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7288F">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42"/>
                      <w:bookmarkEnd w:id="2040"/>
                      <w:bookmarkEnd w:id="2041"/>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76000" behindDoc="1" locked="0" layoutInCell="1" allowOverlap="1" wp14:anchorId="6341B6CE" wp14:editId="366281E0">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69856" behindDoc="1" locked="0" layoutInCell="1" allowOverlap="1" wp14:anchorId="0047B67D" wp14:editId="7C1D40F1">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a:ext>
                      </a:extLst>
                    </a:blip>
                    <a:srcRect/>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48672" behindDoc="1" locked="0" layoutInCell="1" allowOverlap="1" wp14:anchorId="3C687A0B" wp14:editId="09516433">
                <wp:simplePos x="0" y="0"/>
                <wp:positionH relativeFrom="column">
                  <wp:posOffset>3838575</wp:posOffset>
                </wp:positionH>
                <wp:positionV relativeFrom="paragraph">
                  <wp:posOffset>296545</wp:posOffset>
                </wp:positionV>
                <wp:extent cx="1790700" cy="4000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solidFill>
                          <a:srgbClr val="FFFFFF"/>
                        </a:solidFill>
                        <a:ln w="9525">
                          <a:noFill/>
                          <a:miter lim="800000"/>
                          <a:headEnd/>
                          <a:tailEnd/>
                        </a:ln>
                      </wps:spPr>
                      <wps:txbx>
                        <w:txbxContent>
                          <w:p w14:paraId="1EAE6D12" w14:textId="26450459" w:rsidR="006B6151" w:rsidRDefault="006B6151">
                            <w:pPr>
                              <w:pStyle w:val="Caption"/>
                              <w:spacing w:before="0" w:after="0"/>
                              <w:rPr>
                                <w:color w:val="auto"/>
                              </w:rPr>
                            </w:pPr>
                            <w:bookmarkStart w:id="2043" w:name="_Toc53673858"/>
                            <w:bookmarkStart w:id="2044" w:name="_Toc56070649"/>
                            <w:bookmarkStart w:id="2045" w:name="_Toc86223217"/>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7288F">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45"/>
                            <w:bookmarkEnd w:id="2043"/>
                            <w:bookmarkEnd w:id="2044"/>
                          </w:p>
                          <w:p w14:paraId="249B0D68" w14:textId="77777777" w:rsidR="006B6151" w:rsidRPr="00CD3983" w:rsidRDefault="006B6151"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35pt;width:141pt;height:31.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" stroked="f">
                <v:textbox>
                  <w:txbxContent>
                    <w:p w14:paraId="1EAE6D12" w14:textId="26450459" w:rsidR="006B6151" w:rsidRDefault="006B6151">
                      <w:pPr>
                        <w:pStyle w:val="Caption"/>
                        <w:spacing w:before="0" w:after="0"/>
                        <w:rPr>
                          <w:color w:val="auto"/>
                        </w:rPr>
                      </w:pPr>
                      <w:bookmarkStart w:id="2046" w:name="_Toc53673858"/>
                      <w:bookmarkStart w:id="2047" w:name="_Toc56070649"/>
                      <w:bookmarkStart w:id="2048" w:name="_Toc86223217"/>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77288F">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48"/>
                      <w:bookmarkEnd w:id="2046"/>
                      <w:bookmarkEnd w:id="2047"/>
                    </w:p>
                    <w:p w14:paraId="249B0D68" w14:textId="77777777" w:rsidR="006B6151" w:rsidRPr="00CD3983" w:rsidRDefault="006B6151"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25E71324" w:rsidR="003260D2" w:rsidRDefault="00423297">
      <w:pP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60960" behindDoc="0" locked="0" layoutInCell="1" allowOverlap="1" wp14:anchorId="339CE8B6" wp14:editId="127DBBBE">
                <wp:simplePos x="0" y="0"/>
                <wp:positionH relativeFrom="column">
                  <wp:posOffset>1914525</wp:posOffset>
                </wp:positionH>
                <wp:positionV relativeFrom="page">
                  <wp:posOffset>9182100</wp:posOffset>
                </wp:positionV>
                <wp:extent cx="1790700" cy="3429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73CADB09" w14:textId="3A1EA5D7" w:rsidR="006B6151" w:rsidRDefault="006B6151">
                            <w:pPr>
                              <w:pStyle w:val="Caption"/>
                              <w:spacing w:before="0" w:after="0"/>
                              <w:rPr>
                                <w:color w:val="auto"/>
                              </w:rPr>
                            </w:pPr>
                            <w:bookmarkStart w:id="2049" w:name="_Toc53673859"/>
                            <w:bookmarkStart w:id="2050" w:name="_Toc56070650"/>
                            <w:bookmarkStart w:id="2051" w:name="_Toc86223218"/>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ins w:id="2052" w:author="L. Subramanian (BRT - SG)" w:date="2021-10-27T10:34:00Z">
                              <w:r w:rsidR="0077288F">
                                <w:rPr>
                                  <w:noProof/>
                                  <w:color w:val="auto"/>
                                </w:rPr>
                                <w:t>33</w:t>
                              </w:r>
                            </w:ins>
                            <w:del w:id="2053" w:author="L. Subramanian (BRT - SG)" w:date="2021-10-27T10:34:00Z">
                              <w:r w:rsidDel="0077288F">
                                <w:rPr>
                                  <w:noProof/>
                                  <w:color w:val="auto"/>
                                </w:rPr>
                                <w:delText>34</w:delText>
                              </w:r>
                            </w:del>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49"/>
                            <w:bookmarkEnd w:id="2050"/>
                            <w:bookmarkEnd w:id="2051"/>
                          </w:p>
                          <w:p w14:paraId="4841EC71"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1" type="#_x0000_t202" style="position:absolute;margin-left:150.75pt;margin-top:723pt;width:141pt;height:27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" stroked="f">
                <v:textbox>
                  <w:txbxContent>
                    <w:p w14:paraId="73CADB09" w14:textId="3A1EA5D7" w:rsidR="006B6151" w:rsidRDefault="006B6151">
                      <w:pPr>
                        <w:pStyle w:val="Caption"/>
                        <w:spacing w:before="0" w:after="0"/>
                        <w:rPr>
                          <w:color w:val="auto"/>
                        </w:rPr>
                      </w:pPr>
                      <w:bookmarkStart w:id="2054" w:name="_Toc53673859"/>
                      <w:bookmarkStart w:id="2055" w:name="_Toc56070650"/>
                      <w:bookmarkStart w:id="2056" w:name="_Toc86223218"/>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ins w:id="2057" w:author="L. Subramanian (BRT - SG)" w:date="2021-10-27T10:34:00Z">
                        <w:r w:rsidR="0077288F">
                          <w:rPr>
                            <w:noProof/>
                            <w:color w:val="auto"/>
                          </w:rPr>
                          <w:t>33</w:t>
                        </w:r>
                      </w:ins>
                      <w:del w:id="2058" w:author="L. Subramanian (BRT - SG)" w:date="2021-10-27T10:34:00Z">
                        <w:r w:rsidDel="0077288F">
                          <w:rPr>
                            <w:noProof/>
                            <w:color w:val="auto"/>
                          </w:rPr>
                          <w:delText>34</w:delText>
                        </w:r>
                      </w:del>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54"/>
                      <w:bookmarkEnd w:id="2055"/>
                      <w:bookmarkEnd w:id="2056"/>
                    </w:p>
                    <w:p w14:paraId="4841EC71" w14:textId="77777777" w:rsidR="006B6151" w:rsidRPr="00CD3983" w:rsidRDefault="006B6151" w:rsidP="006B1D8C">
                      <w:pPr>
                        <w:spacing w:after="0" w:line="240" w:lineRule="auto"/>
                        <w:jc w:val="center"/>
                        <w:rPr>
                          <w:b/>
                        </w:rPr>
                      </w:pPr>
                    </w:p>
                  </w:txbxContent>
                </v:textbox>
                <w10:wrap anchory="page"/>
              </v:shape>
            </w:pict>
          </mc:Fallback>
        </mc:AlternateContent>
      </w:r>
      <w:r w:rsidR="004C5A63" w:rsidRPr="00CD3983">
        <w:rPr>
          <w:rFonts w:ascii="Verdana" w:hAnsi="Verdana" w:cs="Arial"/>
          <w:noProof/>
          <w:color w:val="000000"/>
          <w:sz w:val="20"/>
          <w:szCs w:val="20"/>
          <w:lang w:eastAsia="en-SG"/>
        </w:rPr>
        <mc:AlternateContent>
          <mc:Choice Requires="wps">
            <w:drawing>
              <wp:anchor distT="45720" distB="45720" distL="114300" distR="114300" simplePos="0" relativeHeight="251554816" behindDoc="0" locked="0" layoutInCell="1" allowOverlap="1" wp14:anchorId="6B4AFEC7" wp14:editId="7C9818E0">
                <wp:simplePos x="0" y="0"/>
                <wp:positionH relativeFrom="column">
                  <wp:posOffset>19050</wp:posOffset>
                </wp:positionH>
                <wp:positionV relativeFrom="page">
                  <wp:posOffset>8743950</wp:posOffset>
                </wp:positionV>
                <wp:extent cx="1790700" cy="414020"/>
                <wp:effectExtent l="0" t="0" r="0" b="508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14020"/>
                        </a:xfrm>
                        <a:prstGeom prst="rect">
                          <a:avLst/>
                        </a:prstGeom>
                        <a:solidFill>
                          <a:srgbClr val="FFFFFF"/>
                        </a:solidFill>
                        <a:ln w="9525">
                          <a:noFill/>
                          <a:miter lim="800000"/>
                          <a:headEnd/>
                          <a:tailEnd/>
                        </a:ln>
                      </wps:spPr>
                      <wps:txbx>
                        <w:txbxContent>
                          <w:p w14:paraId="4D56E106" w14:textId="1AF1A0F2" w:rsidR="006B6151" w:rsidRDefault="006B6151">
                            <w:pPr>
                              <w:pStyle w:val="Caption"/>
                              <w:spacing w:before="0" w:after="0"/>
                              <w:rPr>
                                <w:color w:val="auto"/>
                              </w:rPr>
                            </w:pPr>
                            <w:bookmarkStart w:id="2059" w:name="_Toc53673860"/>
                            <w:bookmarkStart w:id="2060" w:name="_Toc56070651"/>
                            <w:bookmarkStart w:id="2061" w:name="_Toc86223219"/>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ins w:id="2062" w:author="L. Subramanian (BRT - SG)" w:date="2021-10-27T10:34:00Z">
                              <w:r w:rsidR="0077288F">
                                <w:rPr>
                                  <w:noProof/>
                                  <w:color w:val="auto"/>
                                </w:rPr>
                                <w:t>34</w:t>
                              </w:r>
                            </w:ins>
                            <w:del w:id="2063" w:author="L. Subramanian (BRT - SG)" w:date="2021-10-27T10:34:00Z">
                              <w:r w:rsidDel="0077288F">
                                <w:rPr>
                                  <w:noProof/>
                                  <w:color w:val="auto"/>
                                </w:rPr>
                                <w:delText>33</w:delText>
                              </w:r>
                            </w:del>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59"/>
                            <w:bookmarkEnd w:id="2060"/>
                            <w:bookmarkEnd w:id="2061"/>
                          </w:p>
                          <w:p w14:paraId="19036F03"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2" type="#_x0000_t202" style="position:absolute;margin-left:1.5pt;margin-top:688.5pt;width:141pt;height:32.6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" stroked="f">
                <v:textbox>
                  <w:txbxContent>
                    <w:p w14:paraId="4D56E106" w14:textId="1AF1A0F2" w:rsidR="006B6151" w:rsidRDefault="006B6151">
                      <w:pPr>
                        <w:pStyle w:val="Caption"/>
                        <w:spacing w:before="0" w:after="0"/>
                        <w:rPr>
                          <w:color w:val="auto"/>
                        </w:rPr>
                      </w:pPr>
                      <w:bookmarkStart w:id="2064" w:name="_Toc53673860"/>
                      <w:bookmarkStart w:id="2065" w:name="_Toc56070651"/>
                      <w:bookmarkStart w:id="2066" w:name="_Toc86223219"/>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ins w:id="2067" w:author="L. Subramanian (BRT - SG)" w:date="2021-10-27T10:34:00Z">
                        <w:r w:rsidR="0077288F">
                          <w:rPr>
                            <w:noProof/>
                            <w:color w:val="auto"/>
                          </w:rPr>
                          <w:t>34</w:t>
                        </w:r>
                      </w:ins>
                      <w:del w:id="2068" w:author="L. Subramanian (BRT - SG)" w:date="2021-10-27T10:34:00Z">
                        <w:r w:rsidDel="0077288F">
                          <w:rPr>
                            <w:noProof/>
                            <w:color w:val="auto"/>
                          </w:rPr>
                          <w:delText>33</w:delText>
                        </w:r>
                      </w:del>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64"/>
                      <w:bookmarkEnd w:id="2065"/>
                      <w:bookmarkEnd w:id="2066"/>
                    </w:p>
                    <w:p w14:paraId="19036F03" w14:textId="77777777" w:rsidR="006B6151" w:rsidRPr="00CD3983" w:rsidRDefault="006B6151" w:rsidP="006B1D8C">
                      <w:pPr>
                        <w:spacing w:after="0" w:line="240" w:lineRule="auto"/>
                        <w:jc w:val="center"/>
                        <w:rPr>
                          <w:b/>
                        </w:rPr>
                      </w:pPr>
                    </w:p>
                  </w:txbxContent>
                </v:textbox>
                <w10:wrap type="square"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eastAsia="en-SG"/>
        </w:rPr>
        <w:lastRenderedPageBreak/>
        <mc:AlternateContent>
          <mc:Choice Requires="wps">
            <w:drawing>
              <wp:anchor distT="0" distB="0" distL="114300" distR="114300" simplePos="0" relativeHeight="251585536" behindDoc="0" locked="0" layoutInCell="1" allowOverlap="1" wp14:anchorId="6C495872" wp14:editId="71FF33B2">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7930D7C3" w:rsidR="006B6151" w:rsidRPr="00484423" w:rsidRDefault="006B6151" w:rsidP="00484423">
                            <w:pPr>
                              <w:pStyle w:val="Caption"/>
                              <w:spacing w:before="0" w:after="0"/>
                              <w:rPr>
                                <w:color w:val="auto"/>
                              </w:rPr>
                            </w:pPr>
                            <w:bookmarkStart w:id="2069" w:name="_Toc56070653"/>
                            <w:bookmarkStart w:id="2070" w:name="_Toc86223220"/>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77288F">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69"/>
                            <w:bookmarkEnd w:id="20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" stroked="f">
                <v:textbox style="mso-fit-shape-to-text:t" inset="0,0,0,0">
                  <w:txbxContent>
                    <w:p w14:paraId="7EE9C85E" w14:textId="7930D7C3" w:rsidR="006B6151" w:rsidRPr="00484423" w:rsidRDefault="006B6151" w:rsidP="00484423">
                      <w:pPr>
                        <w:pStyle w:val="Caption"/>
                        <w:spacing w:before="0" w:after="0"/>
                        <w:rPr>
                          <w:color w:val="auto"/>
                        </w:rPr>
                      </w:pPr>
                      <w:bookmarkStart w:id="2071" w:name="_Toc56070653"/>
                      <w:bookmarkStart w:id="2072" w:name="_Toc86223220"/>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77288F">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71"/>
                      <w:bookmarkEnd w:id="2072"/>
                    </w:p>
                  </w:txbxContent>
                </v:textbox>
                <w10:wrap type="through"/>
              </v:shape>
            </w:pict>
          </mc:Fallback>
        </mc:AlternateContent>
      </w:r>
      <w:r w:rsidRPr="0077288F">
        <w:rPr>
          <w:rFonts w:ascii="Verdana" w:hAnsi="Verdana"/>
          <w:noProof/>
          <w:sz w:val="20"/>
          <w:szCs w:val="20"/>
          <w:lang w:eastAsia="en-SG"/>
        </w:rPr>
        <w:drawing>
          <wp:anchor distT="0" distB="0" distL="114300" distR="114300" simplePos="0" relativeHeight="251800576" behindDoc="0" locked="0" layoutInCell="1" allowOverlap="1" wp14:anchorId="17B964F3" wp14:editId="666F2A46">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94432" behindDoc="0" locked="0" layoutInCell="1" allowOverlap="1" wp14:anchorId="2BBF4911" wp14:editId="51B5ADF3">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88288" behindDoc="0" locked="0" layoutInCell="1" allowOverlap="1" wp14:anchorId="1391B19E" wp14:editId="41DF1A0B">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82144" behindDoc="0" locked="0" layoutInCell="1" allowOverlap="1" wp14:anchorId="56DF2D4E" wp14:editId="26F6FEE0">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579392" behindDoc="0" locked="0" layoutInCell="1" allowOverlap="1" wp14:anchorId="2B71241E" wp14:editId="6C9C99E9">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2DC00DE2" w:rsidR="006B6151" w:rsidRPr="00297215" w:rsidRDefault="006B6151" w:rsidP="0091415C">
                            <w:pPr>
                              <w:pStyle w:val="Caption"/>
                              <w:spacing w:before="0" w:after="0"/>
                              <w:rPr>
                                <w:color w:val="auto"/>
                              </w:rPr>
                            </w:pPr>
                            <w:bookmarkStart w:id="2073" w:name="_Toc53673861"/>
                            <w:bookmarkStart w:id="2074" w:name="_Toc56070652"/>
                            <w:bookmarkStart w:id="2075" w:name="_Toc86223221"/>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77288F">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73"/>
                            <w:bookmarkEnd w:id="2074"/>
                            <w:bookmarkEnd w:id="2075"/>
                          </w:p>
                          <w:p w14:paraId="02BA931C"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" stroked="f">
                <v:textbox>
                  <w:txbxContent>
                    <w:p w14:paraId="1F6F0FB7" w14:textId="2DC00DE2" w:rsidR="006B6151" w:rsidRPr="00297215" w:rsidRDefault="006B6151" w:rsidP="0091415C">
                      <w:pPr>
                        <w:pStyle w:val="Caption"/>
                        <w:spacing w:before="0" w:after="0"/>
                        <w:rPr>
                          <w:color w:val="auto"/>
                        </w:rPr>
                      </w:pPr>
                      <w:bookmarkStart w:id="2076" w:name="_Toc53673861"/>
                      <w:bookmarkStart w:id="2077" w:name="_Toc56070652"/>
                      <w:bookmarkStart w:id="2078" w:name="_Toc86223221"/>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77288F">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76"/>
                      <w:bookmarkEnd w:id="2077"/>
                      <w:bookmarkEnd w:id="2078"/>
                    </w:p>
                    <w:p w14:paraId="02BA931C"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573248" behindDoc="0" locked="0" layoutInCell="1" allowOverlap="1" wp14:anchorId="4B6D1EA1" wp14:editId="4EC964DF">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44B9852F" w:rsidR="006B6151" w:rsidRPr="00B3483A" w:rsidRDefault="006B6151" w:rsidP="0091415C">
                            <w:pPr>
                              <w:pStyle w:val="Caption"/>
                              <w:spacing w:before="0" w:after="0"/>
                              <w:rPr>
                                <w:color w:val="auto"/>
                              </w:rPr>
                            </w:pPr>
                            <w:bookmarkStart w:id="2079" w:name="_Toc53673862"/>
                            <w:bookmarkStart w:id="2080" w:name="_Toc56070654"/>
                            <w:bookmarkStart w:id="2081" w:name="_Toc8622322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77288F">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79"/>
                            <w:bookmarkEnd w:id="2080"/>
                            <w:bookmarkEnd w:id="2081"/>
                          </w:p>
                          <w:p w14:paraId="5FAD8909"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" stroked="f">
                <v:textbox>
                  <w:txbxContent>
                    <w:p w14:paraId="536EE0A9" w14:textId="44B9852F" w:rsidR="006B6151" w:rsidRPr="00B3483A" w:rsidRDefault="006B6151" w:rsidP="0091415C">
                      <w:pPr>
                        <w:pStyle w:val="Caption"/>
                        <w:spacing w:before="0" w:after="0"/>
                        <w:rPr>
                          <w:color w:val="auto"/>
                        </w:rPr>
                      </w:pPr>
                      <w:bookmarkStart w:id="2082" w:name="_Toc53673862"/>
                      <w:bookmarkStart w:id="2083" w:name="_Toc56070654"/>
                      <w:bookmarkStart w:id="2084" w:name="_Toc8622322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77288F">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82"/>
                      <w:bookmarkEnd w:id="2083"/>
                      <w:bookmarkEnd w:id="2084"/>
                    </w:p>
                    <w:p w14:paraId="5FAD8909"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567104" behindDoc="0" locked="0" layoutInCell="1" allowOverlap="1" wp14:anchorId="4D9B02C1" wp14:editId="1F2FA823">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1C3746ED" w:rsidR="006B6151" w:rsidRPr="00CD3983" w:rsidRDefault="006B6151" w:rsidP="0091415C">
                            <w:pPr>
                              <w:pStyle w:val="Caption"/>
                              <w:spacing w:before="0" w:after="0"/>
                              <w:rPr>
                                <w:b w:val="0"/>
                              </w:rPr>
                            </w:pPr>
                            <w:bookmarkStart w:id="2085" w:name="_Toc53673863"/>
                            <w:bookmarkStart w:id="2086" w:name="_Toc56070655"/>
                            <w:bookmarkStart w:id="2087" w:name="_Toc8622322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77288F">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85"/>
                            <w:bookmarkEnd w:id="2086"/>
                            <w:bookmarkEnd w:id="208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" stroked="f">
                <v:textbox>
                  <w:txbxContent>
                    <w:p w14:paraId="71F4B273" w14:textId="1C3746ED" w:rsidR="006B6151" w:rsidRPr="00CD3983" w:rsidRDefault="006B6151" w:rsidP="0091415C">
                      <w:pPr>
                        <w:pStyle w:val="Caption"/>
                        <w:spacing w:before="0" w:after="0"/>
                        <w:rPr>
                          <w:b w:val="0"/>
                        </w:rPr>
                      </w:pPr>
                      <w:bookmarkStart w:id="2088" w:name="_Toc53673863"/>
                      <w:bookmarkStart w:id="2089" w:name="_Toc56070655"/>
                      <w:bookmarkStart w:id="2090" w:name="_Toc8622322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77288F">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88"/>
                      <w:bookmarkEnd w:id="2089"/>
                      <w:bookmarkEnd w:id="2090"/>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91" w:name="_Toc55461739"/>
      <w:bookmarkStart w:id="2092" w:name="_Toc55462089"/>
      <w:bookmarkStart w:id="2093" w:name="_Toc55461740"/>
      <w:bookmarkStart w:id="2094" w:name="_Toc55462090"/>
      <w:bookmarkStart w:id="2095" w:name="_Toc55461741"/>
      <w:bookmarkStart w:id="2096" w:name="_Toc55462091"/>
      <w:bookmarkStart w:id="2097" w:name="_Toc55461742"/>
      <w:bookmarkStart w:id="2098" w:name="_Toc55462092"/>
      <w:bookmarkStart w:id="2099" w:name="_Toc55461743"/>
      <w:bookmarkStart w:id="2100" w:name="_Toc55462093"/>
      <w:bookmarkStart w:id="2101" w:name="_Toc55461744"/>
      <w:bookmarkStart w:id="2102" w:name="_Toc55462094"/>
      <w:bookmarkStart w:id="2103" w:name="_Toc86223132"/>
      <w:bookmarkEnd w:id="2091"/>
      <w:bookmarkEnd w:id="2092"/>
      <w:bookmarkEnd w:id="2093"/>
      <w:bookmarkEnd w:id="2094"/>
      <w:bookmarkEnd w:id="2095"/>
      <w:bookmarkEnd w:id="2096"/>
      <w:bookmarkEnd w:id="2097"/>
      <w:bookmarkEnd w:id="2098"/>
      <w:bookmarkEnd w:id="2099"/>
      <w:bookmarkEnd w:id="2100"/>
      <w:bookmarkEnd w:id="2101"/>
      <w:bookmarkEnd w:id="2102"/>
      <w:r w:rsidRPr="005F535D">
        <w:lastRenderedPageBreak/>
        <w:t>Registers</w:t>
      </w:r>
      <w:bookmarkEnd w:id="2103"/>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91415C">
      <w:pPr>
        <w:keepNext/>
        <w:spacing w:after="0" w:line="240" w:lineRule="auto"/>
        <w:jc w:val="center"/>
      </w:pPr>
      <w:r w:rsidRPr="0091415C">
        <w:rPr>
          <w:rFonts w:ascii="Verdana" w:hAnsi="Verdana"/>
          <w:noProof/>
          <w:sz w:val="18"/>
          <w:szCs w:val="18"/>
          <w:lang w:eastAsia="en-SG"/>
        </w:rPr>
        <w:drawing>
          <wp:inline distT="0" distB="0" distL="0" distR="0" wp14:anchorId="3DD199D9" wp14:editId="02521A7D">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1" r:link="rId82">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5DA6A9D" w:rsidR="005F535D" w:rsidRPr="0091415C" w:rsidRDefault="00401858" w:rsidP="0091415C">
      <w:pPr>
        <w:pStyle w:val="Caption"/>
        <w:spacing w:before="0" w:after="0"/>
        <w:rPr>
          <w:color w:val="auto"/>
        </w:rPr>
      </w:pPr>
      <w:bookmarkStart w:id="2104" w:name="_Toc53673864"/>
      <w:bookmarkStart w:id="2105" w:name="_Toc56070656"/>
      <w:bookmarkStart w:id="2106" w:name="_Toc86223224"/>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77288F">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104"/>
      <w:bookmarkEnd w:id="2105"/>
      <w:bookmarkEnd w:id="2106"/>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eastAsia="en-SG"/>
        </w:rPr>
        <w:drawing>
          <wp:inline distT="0" distB="0" distL="0" distR="0" wp14:anchorId="72311D25" wp14:editId="22CEE3BC">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220E49F5" w:rsidR="00E63423" w:rsidRPr="009F3EF9" w:rsidRDefault="00E63423" w:rsidP="009F3EF9">
      <w:pPr>
        <w:pStyle w:val="Caption"/>
        <w:spacing w:before="0" w:after="0"/>
        <w:rPr>
          <w:color w:val="auto"/>
        </w:rPr>
      </w:pPr>
      <w:bookmarkStart w:id="2107" w:name="_Toc53673865"/>
      <w:bookmarkStart w:id="2108" w:name="_Toc56070657"/>
      <w:bookmarkStart w:id="2109" w:name="_Toc86223225"/>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77288F">
        <w:rPr>
          <w:noProof/>
          <w:color w:val="auto"/>
        </w:rPr>
        <w:t>40</w:t>
      </w:r>
      <w:r w:rsidR="00366619" w:rsidRPr="009F3EF9">
        <w:rPr>
          <w:color w:val="auto"/>
        </w:rPr>
        <w:fldChar w:fldCharType="end"/>
      </w:r>
      <w:r w:rsidRPr="009F3EF9">
        <w:rPr>
          <w:color w:val="auto"/>
        </w:rPr>
        <w:t xml:space="preserve"> - Customize resolution in Register window</w:t>
      </w:r>
      <w:bookmarkEnd w:id="2107"/>
      <w:bookmarkEnd w:id="2108"/>
      <w:bookmarkEnd w:id="2109"/>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110" w:name="_Toc86223133"/>
      <w:r w:rsidRPr="00D90DAF">
        <w:t>Content Manager</w:t>
      </w:r>
      <w:bookmarkEnd w:id="2110"/>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4597ECFC"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 or raw data) on 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eastAsia="en-SG"/>
        </w:rPr>
        <w:drawing>
          <wp:inline distT="0" distB="0" distL="0" distR="0" wp14:anchorId="7696B72E" wp14:editId="76037139">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4">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5BABB5C0" w:rsidR="005F535D" w:rsidRDefault="00303032" w:rsidP="00D90DAF">
      <w:pPr>
        <w:pStyle w:val="Caption"/>
        <w:spacing w:before="0" w:after="0"/>
        <w:rPr>
          <w:color w:val="auto"/>
        </w:rPr>
      </w:pPr>
      <w:bookmarkStart w:id="2111" w:name="_Toc53673866"/>
      <w:bookmarkStart w:id="2112" w:name="_Toc56070658"/>
      <w:bookmarkStart w:id="2113" w:name="_Toc86223226"/>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77288F">
        <w:rPr>
          <w:noProof/>
          <w:color w:val="auto"/>
        </w:rPr>
        <w:t>41</w:t>
      </w:r>
      <w:r w:rsidR="00340150" w:rsidRPr="00D90DAF">
        <w:rPr>
          <w:color w:val="auto"/>
        </w:rPr>
        <w:fldChar w:fldCharType="end"/>
      </w:r>
      <w:r w:rsidRPr="00D90DAF">
        <w:rPr>
          <w:color w:val="auto"/>
        </w:rPr>
        <w:t xml:space="preserve"> - Content Manager</w:t>
      </w:r>
      <w:bookmarkEnd w:id="2111"/>
      <w:bookmarkEnd w:id="2112"/>
      <w:bookmarkEnd w:id="2113"/>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62B43E2C"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w:t>
      </w:r>
      <w:r w:rsidR="00866436">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sidRPr="0077288F">
        <w:rPr>
          <w:rFonts w:ascii="Verdana" w:hAnsi="Verdana"/>
          <w:noProof/>
          <w:sz w:val="20"/>
          <w:szCs w:val="20"/>
          <w:lang w:eastAsia="en-SG"/>
        </w:rPr>
        <w:drawing>
          <wp:inline distT="0" distB="0" distL="0" distR="0" wp14:anchorId="25F7084D" wp14:editId="7D1B84F3">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134360"/>
                    </a:xfrm>
                    <a:prstGeom prst="rect">
                      <a:avLst/>
                    </a:prstGeom>
                  </pic:spPr>
                </pic:pic>
              </a:graphicData>
            </a:graphic>
          </wp:inline>
        </w:drawing>
      </w:r>
    </w:p>
    <w:p w14:paraId="3A5BF8AB" w14:textId="10FD6750" w:rsidR="005F535D" w:rsidRPr="00D90DAF" w:rsidRDefault="00303032" w:rsidP="00D90DAF">
      <w:pPr>
        <w:pStyle w:val="Caption"/>
        <w:spacing w:before="0" w:after="0"/>
        <w:rPr>
          <w:color w:val="auto"/>
        </w:rPr>
      </w:pPr>
      <w:bookmarkStart w:id="2114" w:name="_Toc53673867"/>
      <w:bookmarkStart w:id="2115" w:name="_Toc56070659"/>
      <w:bookmarkStart w:id="2116" w:name="_Toc86223227"/>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77288F">
        <w:rPr>
          <w:noProof/>
          <w:color w:val="auto"/>
        </w:rPr>
        <w:t>42</w:t>
      </w:r>
      <w:r w:rsidR="00340150" w:rsidRPr="00D90DAF">
        <w:rPr>
          <w:color w:val="auto"/>
        </w:rPr>
        <w:fldChar w:fldCharType="end"/>
      </w:r>
      <w:r w:rsidRPr="00D90DAF">
        <w:rPr>
          <w:color w:val="auto"/>
        </w:rPr>
        <w:t xml:space="preserve"> - Load content dialog</w:t>
      </w:r>
      <w:bookmarkEnd w:id="2114"/>
      <w:bookmarkEnd w:id="2115"/>
      <w:bookmarkEnd w:id="2116"/>
    </w:p>
    <w:p w14:paraId="755F9C4C" w14:textId="6CB7B345" w:rsidR="005F535D" w:rsidRPr="00CC557F" w:rsidRDefault="00CC557F" w:rsidP="00CC557F">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103442">
      <w:pPr>
        <w:keepNext/>
        <w:spacing w:after="0" w:line="240" w:lineRule="auto"/>
        <w:jc w:val="center"/>
      </w:pPr>
      <w:r w:rsidRPr="00103442">
        <w:rPr>
          <w:rFonts w:ascii="Verdana" w:hAnsi="Verdana"/>
          <w:noProof/>
          <w:sz w:val="18"/>
          <w:szCs w:val="18"/>
          <w:lang w:eastAsia="en-SG"/>
        </w:rPr>
        <w:drawing>
          <wp:inline distT="0" distB="0" distL="0" distR="0" wp14:anchorId="5863D914" wp14:editId="23C85830">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23A78B02" w:rsidR="005F535D" w:rsidRDefault="00303032" w:rsidP="00103442">
      <w:pPr>
        <w:pStyle w:val="Caption"/>
        <w:spacing w:before="0" w:after="0"/>
        <w:rPr>
          <w:color w:val="auto"/>
        </w:rPr>
      </w:pPr>
      <w:bookmarkStart w:id="2117" w:name="_Toc53673868"/>
      <w:bookmarkStart w:id="2118" w:name="_Toc56070660"/>
      <w:bookmarkStart w:id="2119" w:name="_Toc86223228"/>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77288F">
        <w:rPr>
          <w:noProof/>
          <w:color w:val="auto"/>
        </w:rPr>
        <w:t>43</w:t>
      </w:r>
      <w:r w:rsidR="00340150" w:rsidRPr="00103442">
        <w:rPr>
          <w:color w:val="auto"/>
        </w:rPr>
        <w:fldChar w:fldCharType="end"/>
      </w:r>
      <w:r w:rsidRPr="00103442">
        <w:rPr>
          <w:color w:val="auto"/>
        </w:rPr>
        <w:t xml:space="preserve"> - Content loaded</w:t>
      </w:r>
      <w:bookmarkEnd w:id="2117"/>
      <w:bookmarkEnd w:id="2118"/>
      <w:bookmarkEnd w:id="2119"/>
    </w:p>
    <w:p w14:paraId="789086FF" w14:textId="7401008C" w:rsidR="00103442" w:rsidRPr="00103442" w:rsidRDefault="00103442" w:rsidP="00103442">
      <w:pPr>
        <w:spacing w:after="0" w:line="240" w:lineRule="auto"/>
        <w:jc w:val="both"/>
        <w:rPr>
          <w:rFonts w:ascii="Verdana" w:hAnsi="Verdana"/>
          <w:sz w:val="18"/>
          <w:szCs w:val="18"/>
        </w:rPr>
      </w:pPr>
    </w:p>
    <w:p w14:paraId="020A0ECA" w14:textId="35E4E220" w:rsidR="005F535D" w:rsidRPr="005F535D" w:rsidRDefault="00103442" w:rsidP="00103442">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708416" behindDoc="0" locked="0" layoutInCell="1" allowOverlap="1" wp14:anchorId="59247C11" wp14:editId="57EBF14B">
            <wp:simplePos x="0" y="0"/>
            <wp:positionH relativeFrom="column">
              <wp:posOffset>3933825</wp:posOffset>
            </wp:positionH>
            <wp:positionV relativeFrom="paragraph">
              <wp:posOffset>5715</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87">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r w:rsidR="005F535D" w:rsidRPr="005F535D">
        <w:rPr>
          <w:rFonts w:ascii="Verdana" w:hAnsi="Verdana" w:cs="Arial"/>
          <w:color w:val="000000"/>
          <w:sz w:val="20"/>
          <w:szCs w:val="20"/>
          <w:lang w:val="en-US"/>
        </w:rPr>
        <w:t>If the content is an image, the user must specify the converter type as "Image",</w:t>
      </w:r>
      <w:r w:rsidR="00423297">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784A4D43" w:rsidR="005F535D" w:rsidRPr="005F535D" w:rsidRDefault="005F535D" w:rsidP="00103442">
      <w:pPr>
        <w:pStyle w:val="ListParagraph"/>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user can also specify where to store the converted image data in </w:t>
      </w:r>
      <w:commentRangeStart w:id="2120"/>
      <w:commentRangeStart w:id="2121"/>
      <w:r w:rsidRPr="005F535D">
        <w:rPr>
          <w:rFonts w:ascii="Verdana" w:hAnsi="Verdana" w:cs="Arial"/>
          <w:color w:val="000000"/>
          <w:sz w:val="20"/>
          <w:szCs w:val="20"/>
          <w:lang w:val="en-US"/>
        </w:rPr>
        <w:t>RAM_G</w:t>
      </w:r>
      <w:r w:rsidR="006A14CC">
        <w:rPr>
          <w:rFonts w:ascii="Verdana" w:hAnsi="Verdana" w:cs="Arial"/>
          <w:color w:val="000000"/>
          <w:sz w:val="20"/>
          <w:szCs w:val="20"/>
          <w:lang w:val="en-US"/>
        </w:rPr>
        <w:t xml:space="preserve"> </w:t>
      </w:r>
      <w:commentRangeEnd w:id="2120"/>
      <w:r w:rsidR="00C75B6B">
        <w:rPr>
          <w:rStyle w:val="CommentReference"/>
        </w:rPr>
        <w:commentReference w:id="2120"/>
      </w:r>
      <w:commentRangeEnd w:id="2121"/>
      <w:r w:rsidR="006A14CC">
        <w:rPr>
          <w:rStyle w:val="CommentReference"/>
        </w:rPr>
        <w:commentReference w:id="2121"/>
      </w:r>
      <w:r w:rsidRPr="005F535D">
        <w:rPr>
          <w:rFonts w:ascii="Verdana" w:hAnsi="Verdana" w:cs="Arial"/>
          <w:color w:val="000000"/>
          <w:sz w:val="20"/>
          <w:szCs w:val="20"/>
          <w:lang w:val="en-US"/>
        </w:rPr>
        <w:t>through the memory option</w:t>
      </w:r>
      <w:r w:rsidR="006A14CC">
        <w:rPr>
          <w:rFonts w:ascii="Verdana" w:hAnsi="Verdana" w:cs="Arial"/>
          <w:color w:val="000000"/>
          <w:sz w:val="20"/>
          <w:szCs w:val="20"/>
          <w:lang w:val="en-US"/>
        </w:rPr>
        <w:t xml:space="preserve">s, or in flash storage through the storage options. </w:t>
      </w:r>
      <w:r w:rsidRPr="005F535D">
        <w:rPr>
          <w:rFonts w:ascii="Verdana" w:hAnsi="Verdana" w:cs="Arial"/>
          <w:color w:val="000000"/>
          <w:sz w:val="20"/>
          <w:szCs w:val="20"/>
          <w:lang w:val="en-US"/>
        </w:rPr>
        <w:t>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5BAC5278" w:rsidR="00303032" w:rsidRPr="0077288F" w:rsidRDefault="006A14CC" w:rsidP="0077288F">
      <w:pPr>
        <w:pStyle w:val="ListParagraph"/>
        <w:spacing w:after="0" w:line="240" w:lineRule="auto"/>
        <w:jc w:val="both"/>
        <w:rPr>
          <w:rFonts w:ascii="Verdana" w:hAnsi="Verdana" w:cs="Arial"/>
          <w:color w:val="000000"/>
          <w:sz w:val="20"/>
          <w:szCs w:val="20"/>
          <w:lang w:val="en-US"/>
        </w:rPr>
      </w:pPr>
      <w:r w:rsidRPr="0077288F">
        <w:rPr>
          <w:rFonts w:ascii="Verdana" w:hAnsi="Verdana" w:cs="Arial"/>
          <w:color w:val="000000"/>
          <w:sz w:val="20"/>
          <w:szCs w:val="20"/>
          <w:lang w:val="en-US"/>
        </w:rPr>
        <w:t>NOTE: only ASTC format can be load from flash storage  directly.</w:t>
      </w: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ACF5B6E" w14:textId="77777777" w:rsidR="00103442" w:rsidRDefault="00103442" w:rsidP="00022D81">
      <w:pPr>
        <w:pStyle w:val="Caption"/>
      </w:pPr>
    </w:p>
    <w:p w14:paraId="2D511A74" w14:textId="77777777" w:rsidR="00103442" w:rsidRDefault="00103442" w:rsidP="00022D81">
      <w:pPr>
        <w:pStyle w:val="Caption"/>
      </w:pPr>
    </w:p>
    <w:p w14:paraId="7C4B05EB" w14:textId="14C65F3C" w:rsidR="005F535D" w:rsidRDefault="00303032" w:rsidP="00103442">
      <w:pPr>
        <w:pStyle w:val="Caption"/>
        <w:spacing w:before="0" w:after="0"/>
        <w:jc w:val="right"/>
        <w:rPr>
          <w:color w:val="auto"/>
        </w:rPr>
      </w:pPr>
      <w:bookmarkStart w:id="2122" w:name="_Toc53673869"/>
      <w:bookmarkStart w:id="2123" w:name="_Toc56070661"/>
      <w:bookmarkStart w:id="2124" w:name="_Toc86223229"/>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77288F">
        <w:rPr>
          <w:noProof/>
          <w:color w:val="auto"/>
        </w:rPr>
        <w:t>44</w:t>
      </w:r>
      <w:r w:rsidR="00340150" w:rsidRPr="00103442">
        <w:rPr>
          <w:color w:val="auto"/>
        </w:rPr>
        <w:fldChar w:fldCharType="end"/>
      </w:r>
      <w:r w:rsidRPr="00103442">
        <w:rPr>
          <w:color w:val="auto"/>
        </w:rPr>
        <w:t xml:space="preserve"> - Content properties</w:t>
      </w:r>
      <w:bookmarkEnd w:id="2122"/>
      <w:bookmarkEnd w:id="2123"/>
      <w:bookmarkEnd w:id="2124"/>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D52BB0">
      <w:pPr>
        <w:pStyle w:val="ListParagraph"/>
        <w:numPr>
          <w:ilvl w:val="0"/>
          <w:numId w:val="33"/>
        </w:numPr>
        <w:spacing w:after="0" w:line="240" w:lineRule="auto"/>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specify the offset of raw data in "Start"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eastAsia="en-SG"/>
        </w:rPr>
        <w:drawing>
          <wp:inline distT="0" distB="0" distL="0" distR="0" wp14:anchorId="56A78E08" wp14:editId="1194AB82">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90">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0A71E0A8" w:rsidR="005F535D" w:rsidRPr="00103442" w:rsidRDefault="00303032" w:rsidP="00103442">
      <w:pPr>
        <w:pStyle w:val="Caption"/>
        <w:spacing w:before="0" w:after="0"/>
        <w:rPr>
          <w:color w:val="auto"/>
        </w:rPr>
      </w:pPr>
      <w:bookmarkStart w:id="2125" w:name="_Toc53673870"/>
      <w:bookmarkStart w:id="2126" w:name="_Toc56070662"/>
      <w:bookmarkStart w:id="2127" w:name="_Toc86223230"/>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77288F">
        <w:rPr>
          <w:noProof/>
          <w:color w:val="auto"/>
        </w:rPr>
        <w:t>45</w:t>
      </w:r>
      <w:r w:rsidR="00340150" w:rsidRPr="00103442">
        <w:rPr>
          <w:color w:val="auto"/>
        </w:rPr>
        <w:fldChar w:fldCharType="end"/>
      </w:r>
      <w:r w:rsidRPr="00103442">
        <w:rPr>
          <w:color w:val="auto"/>
        </w:rPr>
        <w:t xml:space="preserve"> - Raw converter</w:t>
      </w:r>
      <w:bookmarkEnd w:id="2125"/>
      <w:bookmarkEnd w:id="2126"/>
      <w:bookmarkEnd w:id="2127"/>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eastAsia="en-SG"/>
        </w:rPr>
        <w:drawing>
          <wp:inline distT="0" distB="0" distL="0" distR="0" wp14:anchorId="62E09639" wp14:editId="0F8444DD">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43317219" w:rsidR="005F535D" w:rsidRPr="00D52BB0" w:rsidRDefault="001225A9" w:rsidP="00D52BB0">
      <w:pPr>
        <w:pStyle w:val="Caption"/>
        <w:spacing w:before="0" w:after="0"/>
        <w:rPr>
          <w:color w:val="auto"/>
        </w:rPr>
      </w:pPr>
      <w:bookmarkStart w:id="2128" w:name="_Toc53673871"/>
      <w:bookmarkStart w:id="2129" w:name="_Toc56070663"/>
      <w:bookmarkStart w:id="2130" w:name="_Toc86223231"/>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77288F">
        <w:rPr>
          <w:noProof/>
          <w:color w:val="auto"/>
        </w:rPr>
        <w:t>46</w:t>
      </w:r>
      <w:r w:rsidR="00340150" w:rsidRPr="00D52BB0">
        <w:rPr>
          <w:color w:val="auto"/>
        </w:rPr>
        <w:fldChar w:fldCharType="end"/>
      </w:r>
      <w:r w:rsidRPr="00D52BB0">
        <w:rPr>
          <w:color w:val="auto"/>
        </w:rPr>
        <w:t xml:space="preserve"> - Drag content into Viewport</w:t>
      </w:r>
      <w:bookmarkEnd w:id="2128"/>
      <w:bookmarkEnd w:id="2129"/>
      <w:bookmarkEnd w:id="2130"/>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7777777" w:rsidR="001225A9" w:rsidRDefault="001225A9" w:rsidP="0077288F">
      <w:pPr>
        <w:pStyle w:val="ListParagraph"/>
        <w:spacing w:after="0" w:line="240" w:lineRule="auto"/>
        <w:jc w:val="both"/>
        <w:rPr>
          <w:rFonts w:ascii="Verdana" w:hAnsi="Verdana" w:cs="Arial"/>
          <w:color w:val="000000"/>
          <w:sz w:val="20"/>
          <w:szCs w:val="20"/>
          <w:lang w:val="en-US"/>
        </w:rPr>
      </w:pPr>
    </w:p>
    <w:p w14:paraId="47F19485" w14:textId="145C3B1B" w:rsidR="005F535D" w:rsidRPr="003C18B4" w:rsidRDefault="008B21F3" w:rsidP="002F370D">
      <w:pPr>
        <w:spacing w:after="0" w:line="240" w:lineRule="auto"/>
        <w:jc w:val="center"/>
        <w:rPr>
          <w:rFonts w:ascii="Verdana" w:hAnsi="Verdana" w:cs="Arial"/>
          <w:color w:val="000000"/>
          <w:sz w:val="20"/>
          <w:szCs w:val="20"/>
          <w:lang w:val="en-US"/>
        </w:rPr>
      </w:pPr>
      <w:r w:rsidRPr="002F370D">
        <w:rPr>
          <w:rFonts w:ascii="Verdana" w:hAnsi="Verdana"/>
          <w:b/>
          <w:bCs/>
          <w:noProof/>
          <w:sz w:val="18"/>
          <w:szCs w:val="18"/>
          <w:lang w:eastAsia="en-SG"/>
        </w:rPr>
        <w:drawing>
          <wp:anchor distT="0" distB="0" distL="114300" distR="114300" simplePos="0" relativeHeight="251726848" behindDoc="0" locked="0" layoutInCell="1" allowOverlap="1" wp14:anchorId="07EA3AD4" wp14:editId="60529352">
            <wp:simplePos x="0" y="0"/>
            <wp:positionH relativeFrom="column">
              <wp:posOffset>3104515</wp:posOffset>
            </wp:positionH>
            <wp:positionV relativeFrom="paragraph">
              <wp:posOffset>45720</wp:posOffset>
            </wp:positionV>
            <wp:extent cx="1908810" cy="2084070"/>
            <wp:effectExtent l="0" t="0" r="0" b="0"/>
            <wp:wrapThrough wrapText="bothSides">
              <wp:wrapPolygon edited="0">
                <wp:start x="0" y="0"/>
                <wp:lineTo x="0" y="21324"/>
                <wp:lineTo x="21341" y="21324"/>
                <wp:lineTo x="21341" y="0"/>
                <wp:lineTo x="0" y="0"/>
              </wp:wrapPolygon>
            </wp:wrapThrough>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2" r:link="rId93" cstate="print">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70D" w:rsidRPr="002F370D">
        <w:rPr>
          <w:rFonts w:ascii="Verdana" w:hAnsi="Verdana"/>
          <w:b/>
          <w:bCs/>
          <w:noProof/>
          <w:sz w:val="18"/>
          <w:szCs w:val="18"/>
          <w:lang w:eastAsia="en-SG"/>
        </w:rPr>
        <w:drawing>
          <wp:anchor distT="0" distB="0" distL="114300" distR="114300" simplePos="0" relativeHeight="251720704" behindDoc="0" locked="0" layoutInCell="1" allowOverlap="1" wp14:anchorId="5118B52A" wp14:editId="5AEAA41A">
            <wp:simplePos x="0" y="0"/>
            <wp:positionH relativeFrom="column">
              <wp:posOffset>1029970</wp:posOffset>
            </wp:positionH>
            <wp:positionV relativeFrom="paragraph">
              <wp:posOffset>45720</wp:posOffset>
            </wp:positionV>
            <wp:extent cx="1968500" cy="2084070"/>
            <wp:effectExtent l="0" t="0" r="0" b="0"/>
            <wp:wrapThrough wrapText="bothSides">
              <wp:wrapPolygon edited="0">
                <wp:start x="0" y="0"/>
                <wp:lineTo x="0" y="21324"/>
                <wp:lineTo x="21321" y="21324"/>
                <wp:lineTo x="21321" y="0"/>
                <wp:lineTo x="0" y="0"/>
              </wp:wrapPolygon>
            </wp:wrapThrough>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4" r:link="rId95" cstate="print">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34087454"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5205BFBE" w14:textId="30730B92" w:rsidR="002F370D" w:rsidRPr="002F370D" w:rsidRDefault="002F370D" w:rsidP="002F370D">
      <w:pPr>
        <w:pStyle w:val="Caption"/>
        <w:spacing w:before="0" w:after="0"/>
        <w:rPr>
          <w:color w:val="auto"/>
        </w:rPr>
      </w:pPr>
      <w:bookmarkStart w:id="2131" w:name="_Toc53673872"/>
      <w:bookmarkStart w:id="2132" w:name="_Toc56070664"/>
      <w:bookmarkStart w:id="2133" w:name="_Toc86223232"/>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77288F">
        <w:rPr>
          <w:noProof/>
          <w:color w:val="auto"/>
        </w:rPr>
        <w:t>47</w:t>
      </w:r>
      <w:r w:rsidRPr="002F370D">
        <w:rPr>
          <w:color w:val="auto"/>
        </w:rPr>
        <w:fldChar w:fldCharType="end"/>
      </w:r>
      <w:r w:rsidRPr="002F370D">
        <w:rPr>
          <w:color w:val="auto"/>
        </w:rPr>
        <w:t xml:space="preserve"> - Remove content</w:t>
      </w:r>
      <w:bookmarkEnd w:id="2131"/>
      <w:bookmarkEnd w:id="2132"/>
      <w:bookmarkEnd w:id="2133"/>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34" w:name="_Toc86223134"/>
      <w:r w:rsidRPr="005F535D">
        <w:rPr>
          <w:lang w:val="en-US"/>
        </w:rPr>
        <w:t>Devices,</w:t>
      </w:r>
      <w:r w:rsidR="004F0BE2">
        <w:rPr>
          <w:lang w:val="en-US"/>
        </w:rPr>
        <w:t xml:space="preserve"> </w:t>
      </w:r>
      <w:r w:rsidRPr="005F535D">
        <w:rPr>
          <w:lang w:val="en-US"/>
        </w:rPr>
        <w:t>Controls and Properties</w:t>
      </w:r>
      <w:bookmarkEnd w:id="2134"/>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35" w:name="_Toc86223135"/>
      <w:r w:rsidRPr="005F535D">
        <w:t xml:space="preserve">Device </w:t>
      </w:r>
      <w:r w:rsidRPr="001047AE">
        <w:t>Manager</w:t>
      </w:r>
      <w:bookmarkEnd w:id="2135"/>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eastAsia="en-SG"/>
        </w:rPr>
        <w:drawing>
          <wp:inline distT="0" distB="0" distL="0" distR="0" wp14:anchorId="03F7C240" wp14:editId="76A66830">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6">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2CCFBA98" w:rsidR="005F535D" w:rsidRDefault="00F34E9A" w:rsidP="00E143D5">
      <w:pPr>
        <w:pStyle w:val="Caption"/>
        <w:spacing w:before="0" w:after="0"/>
        <w:rPr>
          <w:color w:val="auto"/>
        </w:rPr>
      </w:pPr>
      <w:bookmarkStart w:id="2136" w:name="_Toc53673873"/>
      <w:bookmarkStart w:id="2137" w:name="_Toc56070665"/>
      <w:bookmarkStart w:id="2138" w:name="_Toc86223233"/>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77288F">
        <w:rPr>
          <w:noProof/>
          <w:color w:val="auto"/>
        </w:rPr>
        <w:t>48</w:t>
      </w:r>
      <w:r w:rsidR="00E92ED1" w:rsidRPr="00E143D5">
        <w:rPr>
          <w:color w:val="auto"/>
        </w:rPr>
        <w:fldChar w:fldCharType="end"/>
      </w:r>
      <w:r w:rsidRPr="00E143D5">
        <w:rPr>
          <w:color w:val="auto"/>
        </w:rPr>
        <w:t xml:space="preserve"> - Before connect</w:t>
      </w:r>
      <w:bookmarkEnd w:id="2136"/>
      <w:bookmarkEnd w:id="2137"/>
      <w:bookmarkEnd w:id="2138"/>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eastAsia="en-SG"/>
        </w:rPr>
        <w:drawing>
          <wp:inline distT="0" distB="0" distL="0" distR="0" wp14:anchorId="17EE6F63" wp14:editId="68F7E51B">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7">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5782B348" w:rsidR="005F535D" w:rsidRPr="00E143D5" w:rsidRDefault="00F86C33" w:rsidP="00E143D5">
      <w:pPr>
        <w:pStyle w:val="Caption"/>
        <w:spacing w:before="0" w:after="0"/>
        <w:rPr>
          <w:color w:val="auto"/>
        </w:rPr>
      </w:pPr>
      <w:bookmarkStart w:id="2139" w:name="_Toc53673874"/>
      <w:bookmarkStart w:id="2140" w:name="_Toc56070666"/>
      <w:bookmarkStart w:id="2141" w:name="_Toc86223234"/>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77288F">
        <w:rPr>
          <w:noProof/>
          <w:color w:val="auto"/>
        </w:rPr>
        <w:t>49</w:t>
      </w:r>
      <w:r w:rsidR="00340150" w:rsidRPr="00E143D5">
        <w:rPr>
          <w:color w:val="auto"/>
        </w:rPr>
        <w:fldChar w:fldCharType="end"/>
      </w:r>
      <w:r w:rsidRPr="00E143D5">
        <w:rPr>
          <w:color w:val="auto"/>
        </w:rPr>
        <w:t xml:space="preserve"> - Connected device</w:t>
      </w:r>
      <w:bookmarkEnd w:id="2139"/>
      <w:bookmarkEnd w:id="2140"/>
      <w:bookmarkEnd w:id="2141"/>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739136" behindDoc="0" locked="0" layoutInCell="1" allowOverlap="1" wp14:anchorId="4EE86C62" wp14:editId="091D3DC4">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eastAsia="en-SG"/>
        </w:rPr>
        <w:drawing>
          <wp:inline distT="0" distB="0" distL="0" distR="0" wp14:anchorId="23AB9D63" wp14:editId="41D72C78">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99">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025E709C" w:rsidR="005F535D" w:rsidRPr="00B759AF" w:rsidRDefault="00F86C33" w:rsidP="00B759AF">
      <w:pPr>
        <w:pStyle w:val="Caption"/>
        <w:spacing w:before="0" w:after="0"/>
        <w:rPr>
          <w:color w:val="auto"/>
        </w:rPr>
      </w:pPr>
      <w:bookmarkStart w:id="2142" w:name="_Toc53673875"/>
      <w:bookmarkStart w:id="2143" w:name="_Toc56070667"/>
      <w:bookmarkStart w:id="2144" w:name="_Toc86223235"/>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77288F">
        <w:rPr>
          <w:noProof/>
          <w:color w:val="auto"/>
        </w:rPr>
        <w:t>50</w:t>
      </w:r>
      <w:r w:rsidR="00340150" w:rsidRPr="00B759AF">
        <w:rPr>
          <w:color w:val="auto"/>
        </w:rPr>
        <w:fldChar w:fldCharType="end"/>
      </w:r>
      <w:r w:rsidRPr="00B759AF">
        <w:rPr>
          <w:color w:val="auto"/>
        </w:rPr>
        <w:t xml:space="preserve"> - Device type</w:t>
      </w:r>
      <w:bookmarkEnd w:id="2142"/>
      <w:bookmarkEnd w:id="2143"/>
      <w:bookmarkEnd w:id="2144"/>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5582FB26"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45" w:name="_Toc86223136"/>
      <w:r w:rsidRPr="005F535D">
        <w:t>Controls</w:t>
      </w:r>
      <w:bookmarkEnd w:id="2145"/>
    </w:p>
    <w:p w14:paraId="1EC62CE2" w14:textId="70904050" w:rsidR="00F86C33" w:rsidRDefault="00F86C33" w:rsidP="00F86C33">
      <w:pPr>
        <w:keepNext/>
        <w:spacing w:after="0" w:line="240" w:lineRule="auto"/>
        <w:jc w:val="center"/>
        <w:rPr>
          <w:noProof/>
          <w:lang w:eastAsia="en-SG"/>
        </w:rPr>
      </w:pPr>
    </w:p>
    <w:p w14:paraId="6900365F" w14:textId="00F1252B" w:rsidR="004A1AF1" w:rsidRDefault="004A1AF1" w:rsidP="004A1AF1">
      <w:pPr>
        <w:keepNext/>
        <w:spacing w:after="0" w:line="240" w:lineRule="auto"/>
        <w:jc w:val="center"/>
      </w:pPr>
      <w:r w:rsidRPr="004A1AF1">
        <w:rPr>
          <w:rFonts w:ascii="Verdana" w:hAnsi="Verdana"/>
          <w:noProof/>
          <w:sz w:val="18"/>
          <w:szCs w:val="18"/>
          <w:lang w:eastAsia="en-SG"/>
        </w:rPr>
        <w:drawing>
          <wp:inline distT="0" distB="0" distL="0" distR="0" wp14:anchorId="3E2B9978" wp14:editId="76D1CE22">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00" r:link="rId101">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1B51A8D0" w:rsidR="005F535D" w:rsidRPr="004A1AF1" w:rsidRDefault="00F86C33" w:rsidP="004A1AF1">
      <w:pPr>
        <w:pStyle w:val="Caption"/>
        <w:spacing w:before="0" w:after="0"/>
        <w:rPr>
          <w:color w:val="auto"/>
        </w:rPr>
      </w:pPr>
      <w:bookmarkStart w:id="2146" w:name="_Toc53673876"/>
      <w:bookmarkStart w:id="2147" w:name="_Toc56070668"/>
      <w:bookmarkStart w:id="2148" w:name="_Toc86223236"/>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77288F">
        <w:rPr>
          <w:noProof/>
          <w:color w:val="auto"/>
        </w:rPr>
        <w:t>51</w:t>
      </w:r>
      <w:r w:rsidR="00340150" w:rsidRPr="004A1AF1">
        <w:rPr>
          <w:color w:val="auto"/>
        </w:rPr>
        <w:fldChar w:fldCharType="end"/>
      </w:r>
      <w:r w:rsidRPr="004A1AF1">
        <w:rPr>
          <w:color w:val="auto"/>
        </w:rPr>
        <w:t xml:space="preserve"> - Controls tab</w:t>
      </w:r>
      <w:bookmarkEnd w:id="2146"/>
      <w:bookmarkEnd w:id="2147"/>
      <w:bookmarkEnd w:id="2148"/>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6369DFAA"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time and the respective tab has to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ins w:id="2149" w:author="L. Subramanian (BRT - SG)" w:date="2021-10-27T10:34:00Z">
        <w:r w:rsidR="0077288F" w:rsidRPr="0077288F">
          <w:rPr>
            <w:rFonts w:ascii="Verdana" w:hAnsi="Verdana"/>
            <w:b/>
            <w:color w:val="0070C0"/>
            <w:sz w:val="20"/>
            <w:szCs w:val="20"/>
            <w:u w:val="single"/>
            <w:rPrChange w:id="2150" w:author="L. Subramanian (BRT - SG)" w:date="2021-10-27T10:34:00Z">
              <w:rPr/>
            </w:rPrChange>
          </w:rPr>
          <w:t>Step by Step</w:t>
        </w:r>
      </w:ins>
      <w:del w:id="2151" w:author="L. Subramanian (BRT - SG)" w:date="2021-10-27T10:34:00Z">
        <w:r w:rsidR="00CE616B" w:rsidRPr="00CE616B" w:rsidDel="0077288F">
          <w:rPr>
            <w:rFonts w:ascii="Verdana" w:hAnsi="Verdana"/>
            <w:b/>
            <w:color w:val="0070C0"/>
            <w:sz w:val="20"/>
            <w:szCs w:val="20"/>
            <w:u w:val="single"/>
          </w:rPr>
          <w:delText>Step by Step</w:delText>
        </w:r>
      </w:del>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3089A6F6"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ins w:id="2152" w:author="L. Subramanian (BRT - SG)" w:date="2021-10-27T10:34:00Z">
        <w:r w:rsidR="0077288F" w:rsidRPr="0077288F">
          <w:rPr>
            <w:rFonts w:ascii="Verdana" w:hAnsi="Verdana"/>
            <w:b/>
            <w:color w:val="0070C0"/>
            <w:sz w:val="20"/>
            <w:szCs w:val="20"/>
            <w:u w:val="single"/>
            <w:rPrChange w:id="2153" w:author="L. Subramanian (BRT - SG)" w:date="2021-10-27T10:34:00Z">
              <w:rPr/>
            </w:rPrChange>
          </w:rPr>
          <w:t>Trace the pixel</w:t>
        </w:r>
      </w:ins>
      <w:del w:id="2154" w:author="L. Subramanian (BRT - SG)" w:date="2021-10-27T10:34:00Z">
        <w:r w:rsidR="00CE616B" w:rsidRPr="00CE616B" w:rsidDel="0077288F">
          <w:rPr>
            <w:rFonts w:ascii="Verdana" w:hAnsi="Verdana"/>
            <w:b/>
            <w:color w:val="0070C0"/>
            <w:sz w:val="20"/>
            <w:szCs w:val="20"/>
            <w:u w:val="single"/>
          </w:rPr>
          <w:delText>Trace the pixel</w:delText>
        </w:r>
      </w:del>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55" w:name="_Toc86223137"/>
      <w:r w:rsidRPr="005F535D">
        <w:t>Properties</w:t>
      </w:r>
      <w:bookmarkEnd w:id="2155"/>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eastAsia="en-SG"/>
        </w:rPr>
        <w:drawing>
          <wp:inline distT="0" distB="0" distL="0" distR="0" wp14:anchorId="5B132B3C" wp14:editId="69DDE6AF">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2">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15B0CC46" w:rsidR="005F535D" w:rsidRPr="00862547" w:rsidRDefault="00F86C33" w:rsidP="00862547">
      <w:pPr>
        <w:pStyle w:val="Caption"/>
        <w:spacing w:before="0" w:after="0"/>
        <w:rPr>
          <w:color w:val="auto"/>
        </w:rPr>
      </w:pPr>
      <w:bookmarkStart w:id="2156" w:name="_Toc53673877"/>
      <w:bookmarkStart w:id="2157" w:name="_Toc56070669"/>
      <w:bookmarkStart w:id="2158" w:name="_Toc86223237"/>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77288F">
        <w:rPr>
          <w:noProof/>
          <w:color w:val="auto"/>
        </w:rPr>
        <w:t>52</w:t>
      </w:r>
      <w:r w:rsidR="00340150" w:rsidRPr="00862547">
        <w:rPr>
          <w:color w:val="auto"/>
        </w:rPr>
        <w:fldChar w:fldCharType="end"/>
      </w:r>
      <w:r w:rsidRPr="00862547">
        <w:rPr>
          <w:color w:val="auto"/>
        </w:rPr>
        <w:t xml:space="preserve"> - Properties tab</w:t>
      </w:r>
      <w:bookmarkEnd w:id="2156"/>
      <w:bookmarkEnd w:id="2157"/>
      <w:bookmarkEnd w:id="2158"/>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eastAsia="en-SG"/>
        </w:rPr>
        <w:drawing>
          <wp:anchor distT="0" distB="0" distL="114300" distR="114300" simplePos="0" relativeHeight="251702272" behindDoc="0" locked="0" layoutInCell="1" allowOverlap="1" wp14:anchorId="72482D66" wp14:editId="00E7BCFE">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59" w:name="_Toc86223138"/>
      <w:r w:rsidRPr="005F535D">
        <w:rPr>
          <w:lang w:val="en-US"/>
        </w:rPr>
        <w:t>View</w:t>
      </w:r>
      <w:r w:rsidR="00F86C33">
        <w:rPr>
          <w:lang w:val="en-US"/>
        </w:rPr>
        <w:t xml:space="preserve"> </w:t>
      </w:r>
      <w:r w:rsidRPr="005F535D">
        <w:rPr>
          <w:lang w:val="en-US"/>
        </w:rPr>
        <w:t>Port</w:t>
      </w:r>
      <w:bookmarkEnd w:id="2159"/>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eastAsia="en-SG"/>
        </w:rPr>
        <mc:AlternateContent>
          <mc:Choice Requires="wps">
            <w:drawing>
              <wp:anchor distT="0" distB="0" distL="114300" distR="114300" simplePos="0" relativeHeight="251634688" behindDoc="0" locked="0" layoutInCell="1" allowOverlap="1" wp14:anchorId="7FC0B65F" wp14:editId="554A0196">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E8C0" id="Rectangle 49" o:spid="_x0000_s1026" style="position:absolute;margin-left:152.05pt;margin-top:26.6pt;width:141.3pt;height:8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sidRPr="0020248F">
        <w:rPr>
          <w:rFonts w:ascii="Verdana" w:hAnsi="Verdana"/>
          <w:noProof/>
          <w:sz w:val="18"/>
          <w:szCs w:val="18"/>
          <w:lang w:eastAsia="en-SG"/>
        </w:rPr>
        <w:drawing>
          <wp:inline distT="0" distB="0" distL="0" distR="0" wp14:anchorId="155BFA3F" wp14:editId="132BC2DE">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print">
                      <a:extLst>
                        <a:ext uri="{28A0092B-C50C-407E-A947-70E740481C1C}">
                          <a14:useLocalDpi xmlns:a14="http://schemas.microsoft.com/office/drawing/2010/main"/>
                        </a:ext>
                      </a:extLst>
                    </a:blip>
                    <a:srcRect/>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0DACEB89" w:rsidR="005F535D" w:rsidRDefault="00F86C33" w:rsidP="0020248F">
      <w:pPr>
        <w:pStyle w:val="Caption"/>
        <w:spacing w:before="0" w:after="0"/>
        <w:rPr>
          <w:color w:val="auto"/>
        </w:rPr>
      </w:pPr>
      <w:bookmarkStart w:id="2160" w:name="_Toc53673878"/>
      <w:bookmarkStart w:id="2161" w:name="_Toc56070670"/>
      <w:bookmarkStart w:id="2162" w:name="_Toc86223238"/>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77288F">
        <w:rPr>
          <w:noProof/>
          <w:color w:val="auto"/>
        </w:rPr>
        <w:t>53</w:t>
      </w:r>
      <w:r w:rsidR="00340150" w:rsidRPr="0020248F">
        <w:rPr>
          <w:color w:val="auto"/>
        </w:rPr>
        <w:fldChar w:fldCharType="end"/>
      </w:r>
      <w:r w:rsidRPr="0020248F">
        <w:rPr>
          <w:color w:val="auto"/>
        </w:rPr>
        <w:t xml:space="preserve"> – View port</w:t>
      </w:r>
      <w:bookmarkEnd w:id="2160"/>
      <w:bookmarkEnd w:id="2161"/>
      <w:bookmarkEnd w:id="2162"/>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63" w:name="_Toc86223139"/>
      <w:r w:rsidRPr="005F535D">
        <w:rPr>
          <w:lang w:val="en-US"/>
        </w:rPr>
        <w:t>Navigator</w:t>
      </w:r>
      <w:bookmarkEnd w:id="2163"/>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eastAsia="en-SG"/>
        </w:rPr>
        <w:drawing>
          <wp:inline distT="0" distB="0" distL="0" distR="0" wp14:anchorId="20C5BA63" wp14:editId="10DF88C1">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750C7FDC" w:rsidR="00683B1D" w:rsidRPr="00DB066B" w:rsidRDefault="00F86C33" w:rsidP="00DB066B">
      <w:pPr>
        <w:pStyle w:val="Caption"/>
        <w:spacing w:before="0" w:after="0"/>
        <w:rPr>
          <w:color w:val="auto"/>
        </w:rPr>
      </w:pPr>
      <w:bookmarkStart w:id="2164" w:name="_Toc53673879"/>
      <w:bookmarkStart w:id="2165" w:name="_Toc56070671"/>
      <w:bookmarkStart w:id="2166" w:name="_Toc86223239"/>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77288F">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64"/>
      <w:bookmarkEnd w:id="2165"/>
      <w:bookmarkEnd w:id="2166"/>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67" w:name="_Toc86223140"/>
      <w:r w:rsidRPr="005F535D">
        <w:rPr>
          <w:lang w:val="en-US"/>
        </w:rPr>
        <w:t>Project settings</w:t>
      </w:r>
      <w:bookmarkEnd w:id="2167"/>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eastAsia="en-SG"/>
        </w:rPr>
        <w:drawing>
          <wp:inline distT="0" distB="0" distL="0" distR="0" wp14:anchorId="66AC6F76" wp14:editId="6A8E203D">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08BF41A4" w:rsidR="005F535D" w:rsidRPr="006C1CB6" w:rsidRDefault="006A3632" w:rsidP="006C1CB6">
      <w:pPr>
        <w:pStyle w:val="Caption"/>
        <w:spacing w:before="0" w:after="0"/>
        <w:rPr>
          <w:bCs w:val="0"/>
          <w:color w:val="auto"/>
        </w:rPr>
      </w:pPr>
      <w:bookmarkStart w:id="2168" w:name="_Toc53673880"/>
      <w:bookmarkStart w:id="2169" w:name="_Toc56070672"/>
      <w:bookmarkStart w:id="2170" w:name="_Toc86223240"/>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77288F">
        <w:rPr>
          <w:bCs w:val="0"/>
          <w:noProof/>
          <w:color w:val="auto"/>
        </w:rPr>
        <w:t>55</w:t>
      </w:r>
      <w:r w:rsidR="00340150" w:rsidRPr="006C1CB6">
        <w:rPr>
          <w:bCs w:val="0"/>
          <w:color w:val="auto"/>
        </w:rPr>
        <w:fldChar w:fldCharType="end"/>
      </w:r>
      <w:r w:rsidRPr="006C1CB6">
        <w:rPr>
          <w:bCs w:val="0"/>
          <w:color w:val="auto"/>
        </w:rPr>
        <w:t xml:space="preserve"> - Project settings</w:t>
      </w:r>
      <w:bookmarkEnd w:id="2168"/>
      <w:bookmarkEnd w:id="2169"/>
      <w:bookmarkEnd w:id="2170"/>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1CE9CBBB"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w:t>
      </w:r>
      <w:r w:rsidR="00C75B6B">
        <w:rPr>
          <w:rFonts w:ascii="Verdana" w:hAnsi="Verdana" w:cs="Arial"/>
          <w:color w:val="000000"/>
          <w:sz w:val="20"/>
          <w:szCs w:val="20"/>
          <w:lang w:val="en-US"/>
        </w:rPr>
        <w:t>/6</w:t>
      </w:r>
      <w:r w:rsidR="005F535D" w:rsidRPr="005F535D">
        <w:rPr>
          <w:rFonts w:ascii="Verdana" w:hAnsi="Verdana" w:cs="Arial"/>
          <w:color w:val="000000"/>
          <w:sz w:val="20"/>
          <w:szCs w:val="20"/>
          <w:lang w:val="en-US"/>
        </w:rPr>
        <w:t xml:space="preserve"> device</w:t>
      </w:r>
      <w:r w:rsidR="00C75B6B">
        <w:rPr>
          <w:rFonts w:ascii="Verdana" w:hAnsi="Verdana" w:cs="Arial"/>
          <w:color w:val="000000"/>
          <w:sz w:val="20"/>
          <w:szCs w:val="20"/>
          <w:lang w:val="en-US"/>
        </w:rPr>
        <w:t>s</w:t>
      </w:r>
      <w:r>
        <w:rPr>
          <w:rFonts w:ascii="Verdana" w:hAnsi="Verdana" w:cs="Arial"/>
          <w:color w:val="000000"/>
          <w:sz w:val="20"/>
          <w:szCs w:val="20"/>
          <w:lang w:val="en-US"/>
        </w:rPr>
        <w:t xml:space="preserve"> an</w:t>
      </w:r>
      <w:r w:rsidR="00C75B6B">
        <w:rPr>
          <w:rFonts w:ascii="Verdana" w:hAnsi="Verdana" w:cs="Arial"/>
          <w:color w:val="000000"/>
          <w:sz w:val="20"/>
          <w:szCs w:val="20"/>
          <w:lang w:val="en-US"/>
        </w:rPr>
        <w:t>d</w:t>
      </w:r>
      <w:r>
        <w:rPr>
          <w:rFonts w:ascii="Verdana" w:hAnsi="Verdana" w:cs="Arial"/>
          <w:color w:val="000000"/>
          <w:sz w:val="20"/>
          <w:szCs w:val="20"/>
          <w:lang w:val="en-US"/>
        </w:rPr>
        <w:t xml:space="preserve">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image</w:t>
      </w:r>
      <w:r w:rsidR="00C75B6B">
        <w:rPr>
          <w:rFonts w:ascii="Verdana" w:hAnsi="Verdana" w:cs="Arial"/>
          <w:color w:val="000000"/>
          <w:sz w:val="20"/>
          <w:szCs w:val="20"/>
          <w:lang w:val="en-US"/>
        </w:rPr>
        <w:t>s</w:t>
      </w:r>
      <w:r w:rsidR="00380B5A">
        <w:rPr>
          <w:rFonts w:ascii="Verdana" w:hAnsi="Verdana" w:cs="Arial"/>
          <w:color w:val="000000"/>
          <w:sz w:val="20"/>
          <w:szCs w:val="20"/>
          <w:lang w:val="en-US"/>
        </w:rPr>
        <w:t xml:space="preserve"> </w:t>
      </w:r>
      <w:r w:rsidR="00C75B6B">
        <w:rPr>
          <w:rFonts w:ascii="Verdana" w:hAnsi="Verdana" w:cs="Arial"/>
          <w:color w:val="000000"/>
          <w:sz w:val="20"/>
          <w:szCs w:val="20"/>
          <w:lang w:val="en-US"/>
        </w:rPr>
        <w:t>are</w:t>
      </w:r>
      <w:r w:rsidR="005F535D" w:rsidRPr="005F535D">
        <w:rPr>
          <w:rFonts w:ascii="Verdana" w:hAnsi="Verdana" w:cs="Arial"/>
          <w:color w:val="000000"/>
          <w:sz w:val="20"/>
          <w:szCs w:val="20"/>
          <w:lang w:val="en-US"/>
        </w:rPr>
        <w:t xml:space="preserve">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eastAsia="en-SG"/>
        </w:rPr>
        <mc:AlternateContent>
          <mc:Choice Requires="wps">
            <w:drawing>
              <wp:anchor distT="0" distB="0" distL="114300" distR="114300" simplePos="0" relativeHeight="251616256" behindDoc="0" locked="0" layoutInCell="1" allowOverlap="1" wp14:anchorId="43EA9DA2" wp14:editId="6977B2FA">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77143" id="Rectangle 1356" o:spid="_x0000_s1026" style="position:absolute;margin-left:121.45pt;margin-top:58.15pt;width:207.95pt;height:36.5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eastAsia="en-SG"/>
        </w:rPr>
        <w:drawing>
          <wp:inline distT="0" distB="0" distL="0" distR="0" wp14:anchorId="56645BEA" wp14:editId="301A1376">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07">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1DE2E978" w:rsidR="005F535D" w:rsidRPr="006C1CB6" w:rsidRDefault="006A3632" w:rsidP="006C1CB6">
      <w:pPr>
        <w:pStyle w:val="Caption"/>
        <w:spacing w:before="0" w:after="0"/>
        <w:rPr>
          <w:bCs w:val="0"/>
          <w:color w:val="auto"/>
        </w:rPr>
      </w:pPr>
      <w:bookmarkStart w:id="2171" w:name="_Toc53673881"/>
      <w:bookmarkStart w:id="2172" w:name="_Toc56070673"/>
      <w:bookmarkStart w:id="2173" w:name="_Toc86223241"/>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77288F">
        <w:rPr>
          <w:bCs w:val="0"/>
          <w:noProof/>
          <w:color w:val="auto"/>
        </w:rPr>
        <w:t>56</w:t>
      </w:r>
      <w:r w:rsidR="00340150" w:rsidRPr="006C1CB6">
        <w:rPr>
          <w:bCs w:val="0"/>
          <w:color w:val="auto"/>
        </w:rPr>
        <w:fldChar w:fldCharType="end"/>
      </w:r>
      <w:r w:rsidRPr="006C1CB6">
        <w:rPr>
          <w:bCs w:val="0"/>
          <w:color w:val="auto"/>
        </w:rPr>
        <w:t xml:space="preserve"> - Flash supported</w:t>
      </w:r>
      <w:bookmarkEnd w:id="2171"/>
      <w:bookmarkEnd w:id="2172"/>
      <w:bookmarkEnd w:id="2173"/>
    </w:p>
    <w:p w14:paraId="3B831691" w14:textId="77777777" w:rsidR="00CB367B" w:rsidRDefault="00CB367B" w:rsidP="006C1CB6">
      <w:pPr>
        <w:spacing w:after="0" w:line="240" w:lineRule="auto"/>
        <w:jc w:val="both"/>
        <w:rPr>
          <w:rFonts w:ascii="Verdana" w:hAnsi="Verdana"/>
          <w:sz w:val="20"/>
          <w:szCs w:val="20"/>
        </w:rPr>
      </w:pPr>
    </w:p>
    <w:p w14:paraId="56A0C7B0" w14:textId="50398020"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w:t>
      </w:r>
      <w:commentRangeStart w:id="2174"/>
      <w:r w:rsidR="00CB367B">
        <w:rPr>
          <w:rFonts w:ascii="Verdana" w:hAnsi="Verdana"/>
          <w:sz w:val="20"/>
          <w:szCs w:val="20"/>
        </w:rPr>
        <w:t xml:space="preserve">in this link </w:t>
      </w:r>
      <w:commentRangeEnd w:id="2174"/>
      <w:r w:rsidR="00E94835">
        <w:rPr>
          <w:rStyle w:val="CommentReference"/>
        </w:rPr>
        <w:commentReference w:id="2174"/>
      </w:r>
      <w:r w:rsidR="00CB367B">
        <w:rPr>
          <w:rFonts w:ascii="Verdana" w:hAnsi="Verdana"/>
          <w:sz w:val="20"/>
          <w:szCs w:val="20"/>
        </w:rPr>
        <w:t xml:space="preserve">- </w:t>
      </w:r>
      <w:hyperlink r:id="rId108" w:anchor="EVEAssetBuilder" w:history="1">
        <w:r w:rsidRPr="00380B5A">
          <w:rPr>
            <w:rStyle w:val="Hyperlink"/>
            <w:rFonts w:ascii="Verdana" w:hAnsi="Verdana"/>
            <w:sz w:val="20"/>
            <w:szCs w:val="20"/>
          </w:rPr>
          <w:t>https://brtchip.com/eve-toolchains/#EVEAssetBuilder</w:t>
        </w:r>
      </w:hyperlink>
      <w:r w:rsidR="006C1CB6">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eastAsia="en-SG"/>
        </w:rPr>
        <w:drawing>
          <wp:inline distT="0" distB="0" distL="0" distR="0" wp14:anchorId="4859C657" wp14:editId="73696C42">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637405"/>
                    </a:xfrm>
                    <a:prstGeom prst="rect">
                      <a:avLst/>
                    </a:prstGeom>
                  </pic:spPr>
                </pic:pic>
              </a:graphicData>
            </a:graphic>
          </wp:inline>
        </w:drawing>
      </w:r>
    </w:p>
    <w:p w14:paraId="5AAAA376" w14:textId="658F3E73" w:rsidR="006152E6" w:rsidRDefault="0020375C" w:rsidP="00CB367B">
      <w:pPr>
        <w:pStyle w:val="Caption"/>
        <w:spacing w:before="0" w:after="0"/>
        <w:rPr>
          <w:bCs w:val="0"/>
          <w:color w:val="auto"/>
        </w:rPr>
      </w:pPr>
      <w:bookmarkStart w:id="2175" w:name="_Toc53673882"/>
      <w:bookmarkStart w:id="2176" w:name="_Toc56070674"/>
      <w:bookmarkStart w:id="2177" w:name="_Toc86223242"/>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77288F">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75"/>
      <w:bookmarkEnd w:id="2176"/>
      <w:bookmarkEnd w:id="2177"/>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eastAsia="en-SG"/>
        </w:rPr>
        <w:drawing>
          <wp:inline distT="0" distB="0" distL="0" distR="0" wp14:anchorId="5CA1B50F" wp14:editId="2E6B0A60">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77072" cy="979082"/>
                    </a:xfrm>
                    <a:prstGeom prst="rect">
                      <a:avLst/>
                    </a:prstGeom>
                  </pic:spPr>
                </pic:pic>
              </a:graphicData>
            </a:graphic>
          </wp:inline>
        </w:drawing>
      </w:r>
    </w:p>
    <w:p w14:paraId="40B3B6D3" w14:textId="3D8BC99D" w:rsidR="00380B5A" w:rsidRDefault="00601CC6" w:rsidP="00CB367B">
      <w:pPr>
        <w:pStyle w:val="Caption"/>
        <w:spacing w:before="0" w:after="0"/>
      </w:pPr>
      <w:bookmarkStart w:id="2178" w:name="_Toc53673883"/>
      <w:bookmarkStart w:id="2179" w:name="_Toc56070675"/>
      <w:bookmarkStart w:id="2180" w:name="_Toc86223243"/>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77288F">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78"/>
      <w:bookmarkEnd w:id="2179"/>
      <w:bookmarkEnd w:id="2180"/>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5C6E6AD5"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Pr="00F74392">
        <w:rPr>
          <w:rFonts w:ascii="Verdana" w:hAnsi="Verdana" w:cs="Arial"/>
          <w:color w:val="000000"/>
          <w:sz w:val="20"/>
          <w:szCs w:val="20"/>
          <w:lang w:val="en-US"/>
        </w:rPr>
        <w:t xml:space="preserve">Flash .map and .edf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eastAsia="en-SG"/>
        </w:rPr>
        <w:drawing>
          <wp:inline distT="0" distB="0" distL="0" distR="0" wp14:anchorId="7C1DA5EE" wp14:editId="5B79DC04">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63624" cy="700969"/>
                    </a:xfrm>
                    <a:prstGeom prst="rect">
                      <a:avLst/>
                    </a:prstGeom>
                  </pic:spPr>
                </pic:pic>
              </a:graphicData>
            </a:graphic>
          </wp:inline>
        </w:drawing>
      </w:r>
    </w:p>
    <w:p w14:paraId="10F86D5E" w14:textId="1FA07ACF" w:rsidR="00F74392" w:rsidRPr="00E47999" w:rsidRDefault="00845437" w:rsidP="00E47999">
      <w:pPr>
        <w:pStyle w:val="Caption"/>
        <w:spacing w:before="0" w:after="0"/>
        <w:rPr>
          <w:bCs w:val="0"/>
          <w:color w:val="auto"/>
        </w:rPr>
      </w:pPr>
      <w:bookmarkStart w:id="2181" w:name="_Toc53673884"/>
      <w:bookmarkStart w:id="2182" w:name="_Toc56070676"/>
      <w:bookmarkStart w:id="2183" w:name="_Toc86223244"/>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77288F">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81"/>
      <w:bookmarkEnd w:id="2182"/>
      <w:bookmarkEnd w:id="2183"/>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sidRPr="0077288F">
        <w:rPr>
          <w:rFonts w:ascii="Verdana" w:hAnsi="Verdana"/>
          <w:noProof/>
          <w:sz w:val="20"/>
          <w:szCs w:val="20"/>
          <w:lang w:eastAsia="en-SG"/>
        </w:rPr>
        <w:drawing>
          <wp:inline distT="0" distB="0" distL="0" distR="0" wp14:anchorId="3C016092" wp14:editId="6CFA68CE">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14840" cy="1818697"/>
                    </a:xfrm>
                    <a:prstGeom prst="rect">
                      <a:avLst/>
                    </a:prstGeom>
                  </pic:spPr>
                </pic:pic>
              </a:graphicData>
            </a:graphic>
          </wp:inline>
        </w:drawing>
      </w:r>
    </w:p>
    <w:p w14:paraId="6E6469B5" w14:textId="472A6FA5" w:rsidR="005F535D" w:rsidRPr="00E47999" w:rsidRDefault="006A3632" w:rsidP="00E47999">
      <w:pPr>
        <w:pStyle w:val="Caption"/>
        <w:spacing w:before="0" w:after="0"/>
        <w:rPr>
          <w:bCs w:val="0"/>
          <w:color w:val="auto"/>
        </w:rPr>
      </w:pPr>
      <w:bookmarkStart w:id="2184" w:name="_Toc53673885"/>
      <w:bookmarkStart w:id="2185" w:name="_Toc56070677"/>
      <w:bookmarkStart w:id="2186" w:name="_Toc86223245"/>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77288F">
        <w:rPr>
          <w:bCs w:val="0"/>
          <w:noProof/>
          <w:color w:val="auto"/>
        </w:rPr>
        <w:t>60</w:t>
      </w:r>
      <w:r w:rsidR="00340150" w:rsidRPr="00E47999">
        <w:rPr>
          <w:bCs w:val="0"/>
          <w:color w:val="auto"/>
        </w:rPr>
        <w:fldChar w:fldCharType="end"/>
      </w:r>
      <w:r w:rsidRPr="00E47999">
        <w:rPr>
          <w:bCs w:val="0"/>
          <w:color w:val="auto"/>
        </w:rPr>
        <w:t xml:space="preserve"> - Load flash file</w:t>
      </w:r>
      <w:bookmarkEnd w:id="2184"/>
      <w:bookmarkEnd w:id="2185"/>
      <w:bookmarkEnd w:id="2186"/>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E47999">
      <w:pPr>
        <w:keepNext/>
        <w:spacing w:after="0" w:line="240" w:lineRule="auto"/>
        <w:jc w:val="center"/>
      </w:pPr>
      <w:r w:rsidRPr="00E47999">
        <w:rPr>
          <w:rFonts w:ascii="Verdana" w:hAnsi="Verdana"/>
          <w:noProof/>
          <w:sz w:val="18"/>
          <w:szCs w:val="18"/>
          <w:lang w:eastAsia="en-SG"/>
        </w:rPr>
        <w:drawing>
          <wp:inline distT="0" distB="0" distL="0" distR="0" wp14:anchorId="666835B9" wp14:editId="5D93A17E">
            <wp:extent cx="1895475" cy="1647825"/>
            <wp:effectExtent l="0" t="0" r="9525" b="9525"/>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3" r:link="rId114">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179A3AF1" w:rsidR="005F535D" w:rsidRPr="00E47999" w:rsidRDefault="006A3632" w:rsidP="00E47999">
      <w:pPr>
        <w:pStyle w:val="Caption"/>
        <w:spacing w:before="0" w:after="0"/>
        <w:rPr>
          <w:bCs w:val="0"/>
          <w:color w:val="auto"/>
        </w:rPr>
      </w:pPr>
      <w:bookmarkStart w:id="2187" w:name="_Toc53673886"/>
      <w:bookmarkStart w:id="2188" w:name="_Toc56070678"/>
      <w:bookmarkStart w:id="2189" w:name="_Toc86223246"/>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77288F">
        <w:rPr>
          <w:bCs w:val="0"/>
          <w:noProof/>
          <w:color w:val="auto"/>
        </w:rPr>
        <w:t>61</w:t>
      </w:r>
      <w:r w:rsidR="00340150" w:rsidRPr="00E47999">
        <w:rPr>
          <w:bCs w:val="0"/>
          <w:color w:val="auto"/>
        </w:rPr>
        <w:fldChar w:fldCharType="end"/>
      </w:r>
      <w:r w:rsidRPr="00E47999">
        <w:rPr>
          <w:bCs w:val="0"/>
          <w:color w:val="auto"/>
        </w:rPr>
        <w:t xml:space="preserve"> - Select flash size</w:t>
      </w:r>
      <w:bookmarkEnd w:id="2187"/>
      <w:bookmarkEnd w:id="2188"/>
      <w:bookmarkEnd w:id="2189"/>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eastAsia="en-SG"/>
        </w:rPr>
        <mc:AlternateContent>
          <mc:Choice Requires="wps">
            <w:drawing>
              <wp:anchor distT="0" distB="0" distL="114300" distR="114300" simplePos="0" relativeHeight="251646976" behindDoc="0" locked="0" layoutInCell="1" allowOverlap="1" wp14:anchorId="1F2A68A9" wp14:editId="03A745F4">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172A3" id="Rectangle 1348" o:spid="_x0000_s1026" style="position:absolute;margin-left:94.5pt;margin-top:65.75pt;width:107.25pt;height:18.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UmmgIAAIs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" filled="f" strokecolor="red" strokeweight="2pt"/>
            </w:pict>
          </mc:Fallback>
        </mc:AlternateContent>
      </w:r>
      <w:r w:rsidRPr="009A30ED">
        <w:rPr>
          <w:rFonts w:ascii="Verdana" w:hAnsi="Verdana"/>
          <w:noProof/>
          <w:sz w:val="18"/>
          <w:szCs w:val="18"/>
          <w:lang w:eastAsia="en-SG"/>
        </w:rPr>
        <w:drawing>
          <wp:inline distT="0" distB="0" distL="0" distR="0" wp14:anchorId="28F363F0" wp14:editId="433359B0">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81375" cy="1127125"/>
                    </a:xfrm>
                    <a:prstGeom prst="rect">
                      <a:avLst/>
                    </a:prstGeom>
                  </pic:spPr>
                </pic:pic>
              </a:graphicData>
            </a:graphic>
          </wp:inline>
        </w:drawing>
      </w:r>
    </w:p>
    <w:p w14:paraId="27D39066" w14:textId="511D2BEF" w:rsidR="005F535D" w:rsidRPr="00E47999" w:rsidRDefault="006A3632" w:rsidP="00E47999">
      <w:pPr>
        <w:pStyle w:val="Caption"/>
        <w:spacing w:before="0" w:after="0"/>
        <w:rPr>
          <w:bCs w:val="0"/>
          <w:color w:val="auto"/>
        </w:rPr>
      </w:pPr>
      <w:bookmarkStart w:id="2190" w:name="_Toc53673887"/>
      <w:bookmarkStart w:id="2191" w:name="_Toc56070679"/>
      <w:bookmarkStart w:id="2192" w:name="_Toc86223247"/>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77288F">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90"/>
      <w:bookmarkEnd w:id="2191"/>
      <w:bookmarkEnd w:id="2192"/>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eastAsia="en-SG"/>
        </w:rPr>
        <w:drawing>
          <wp:inline distT="0" distB="0" distL="0" distR="0" wp14:anchorId="4BCEE120" wp14:editId="240489AF">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7B030F94" w:rsidR="00710FD4" w:rsidRPr="009D628D" w:rsidRDefault="00710FD4" w:rsidP="009D628D">
      <w:pPr>
        <w:pStyle w:val="Caption"/>
        <w:spacing w:before="0" w:after="0"/>
        <w:rPr>
          <w:bCs w:val="0"/>
          <w:color w:val="auto"/>
        </w:rPr>
      </w:pPr>
      <w:bookmarkStart w:id="2193" w:name="_Toc53673888"/>
      <w:bookmarkStart w:id="2194" w:name="_Toc56070680"/>
      <w:bookmarkStart w:id="2195" w:name="_Toc86223248"/>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77288F">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93"/>
      <w:bookmarkEnd w:id="2194"/>
      <w:bookmarkEnd w:id="2195"/>
    </w:p>
    <w:p w14:paraId="7A575764" w14:textId="6D4761FE" w:rsidR="005F535D" w:rsidRPr="005F535D" w:rsidRDefault="005F535D" w:rsidP="00832753">
      <w:pPr>
        <w:pStyle w:val="Heading2"/>
        <w:spacing w:before="0" w:line="240" w:lineRule="auto"/>
        <w:ind w:left="357" w:hanging="357"/>
      </w:pPr>
      <w:bookmarkStart w:id="2196" w:name="_Toc86223141"/>
      <w:r w:rsidRPr="005F535D">
        <w:t>Keyboard Shortcuts</w:t>
      </w:r>
      <w:bookmarkEnd w:id="2196"/>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97" w:name="_Toc86223142"/>
      <w:r w:rsidRPr="005F535D">
        <w:rPr>
          <w:lang w:val="en-US"/>
        </w:rPr>
        <w:t>Quick Start Tutorials</w:t>
      </w:r>
      <w:bookmarkEnd w:id="2197"/>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8ADEE3C"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98" w:name="_Toc55461756"/>
      <w:bookmarkStart w:id="2199" w:name="_Toc55462106"/>
      <w:bookmarkStart w:id="2200" w:name="_Toc55461757"/>
      <w:bookmarkStart w:id="2201" w:name="_Toc55462107"/>
      <w:bookmarkStart w:id="2202" w:name="_Toc86223143"/>
      <w:bookmarkEnd w:id="2198"/>
      <w:bookmarkEnd w:id="2199"/>
      <w:bookmarkEnd w:id="2200"/>
      <w:bookmarkEnd w:id="2201"/>
      <w:r w:rsidRPr="00FF3330">
        <w:rPr>
          <w:lang w:val="en-US"/>
        </w:rPr>
        <w:t>Capture</w:t>
      </w:r>
      <w:r>
        <w:rPr>
          <w:lang w:val="en-US"/>
        </w:rPr>
        <w:t xml:space="preserve"> Display List</w:t>
      </w:r>
      <w:bookmarkEnd w:id="2202"/>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eastAsia="en-SG"/>
        </w:rPr>
        <w:drawing>
          <wp:inline distT="0" distB="0" distL="0" distR="0" wp14:anchorId="676E87BA" wp14:editId="5D22C2C2">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203" w:name="_Toc86223144"/>
      <w:r w:rsidRPr="00015953">
        <w:rPr>
          <w:lang w:val="en-US"/>
        </w:rPr>
        <w:t>Change the color</w:t>
      </w:r>
      <w:bookmarkEnd w:id="2203"/>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eastAsia="en-SG"/>
        </w:rPr>
        <w:drawing>
          <wp:inline distT="0" distB="0" distL="0" distR="0" wp14:anchorId="5DE6ED87" wp14:editId="1996718F">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5A1F678A" w:rsidR="005F535D" w:rsidRPr="00704911" w:rsidRDefault="007B48B8" w:rsidP="00704911">
      <w:pPr>
        <w:pStyle w:val="Caption"/>
        <w:spacing w:before="0" w:after="0"/>
        <w:rPr>
          <w:bCs w:val="0"/>
          <w:color w:val="auto"/>
        </w:rPr>
      </w:pPr>
      <w:bookmarkStart w:id="2204" w:name="_Toc53673889"/>
      <w:bookmarkStart w:id="2205" w:name="_Toc56070681"/>
      <w:bookmarkStart w:id="2206" w:name="_Toc86223249"/>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77288F">
        <w:rPr>
          <w:bCs w:val="0"/>
          <w:noProof/>
          <w:color w:val="auto"/>
        </w:rPr>
        <w:t>64</w:t>
      </w:r>
      <w:r w:rsidR="00340150" w:rsidRPr="00704911">
        <w:rPr>
          <w:bCs w:val="0"/>
          <w:color w:val="auto"/>
        </w:rPr>
        <w:fldChar w:fldCharType="end"/>
      </w:r>
      <w:r w:rsidRPr="00704911">
        <w:rPr>
          <w:bCs w:val="0"/>
          <w:color w:val="auto"/>
        </w:rPr>
        <w:t xml:space="preserve"> - Change the color</w:t>
      </w:r>
      <w:bookmarkEnd w:id="2204"/>
      <w:bookmarkEnd w:id="2205"/>
      <w:bookmarkEnd w:id="2206"/>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sidRPr="0077288F">
        <w:rPr>
          <w:rFonts w:ascii="Verdana" w:hAnsi="Verdana"/>
          <w:noProof/>
          <w:sz w:val="20"/>
          <w:szCs w:val="20"/>
          <w:lang w:eastAsia="en-SG"/>
        </w:rPr>
        <w:drawing>
          <wp:inline distT="0" distB="0" distL="0" distR="0" wp14:anchorId="448974A5" wp14:editId="3B8F2FB3">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134360"/>
                    </a:xfrm>
                    <a:prstGeom prst="rect">
                      <a:avLst/>
                    </a:prstGeom>
                  </pic:spPr>
                </pic:pic>
              </a:graphicData>
            </a:graphic>
          </wp:inline>
        </w:drawing>
      </w:r>
    </w:p>
    <w:p w14:paraId="51075258" w14:textId="66080DDD" w:rsidR="005F535D" w:rsidRPr="005E06F4" w:rsidRDefault="00015953" w:rsidP="005E06F4">
      <w:pPr>
        <w:pStyle w:val="Caption"/>
        <w:spacing w:before="0" w:after="0"/>
        <w:rPr>
          <w:bCs w:val="0"/>
          <w:color w:val="auto"/>
        </w:rPr>
      </w:pPr>
      <w:bookmarkStart w:id="2207" w:name="_Toc53673890"/>
      <w:bookmarkStart w:id="2208" w:name="_Toc56070682"/>
      <w:bookmarkStart w:id="2209" w:name="_Toc86223250"/>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77288F">
        <w:rPr>
          <w:bCs w:val="0"/>
          <w:noProof/>
          <w:color w:val="auto"/>
        </w:rPr>
        <w:t>65</w:t>
      </w:r>
      <w:r w:rsidR="00340150" w:rsidRPr="005E06F4">
        <w:rPr>
          <w:bCs w:val="0"/>
          <w:color w:val="auto"/>
        </w:rPr>
        <w:fldChar w:fldCharType="end"/>
      </w:r>
      <w:r w:rsidRPr="005E06F4">
        <w:rPr>
          <w:bCs w:val="0"/>
          <w:color w:val="auto"/>
        </w:rPr>
        <w:t xml:space="preserve"> - Select color</w:t>
      </w:r>
      <w:bookmarkEnd w:id="2207"/>
      <w:bookmarkEnd w:id="2208"/>
      <w:bookmarkEnd w:id="2209"/>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210" w:name="_Toc86223145"/>
      <w:r w:rsidRPr="005F535D">
        <w:rPr>
          <w:lang w:val="en-US"/>
        </w:rPr>
        <w:t>Import the content</w:t>
      </w:r>
      <w:bookmarkEnd w:id="2210"/>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0CD3AC2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eastAsia="en-SG"/>
        </w:rPr>
        <w:drawing>
          <wp:inline distT="0" distB="0" distL="0" distR="0" wp14:anchorId="548DC121" wp14:editId="7F25BB11">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20">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4459FBD1" w:rsidR="005F535D" w:rsidRPr="005E06F4" w:rsidRDefault="00C74305" w:rsidP="005E06F4">
      <w:pPr>
        <w:pStyle w:val="Caption"/>
        <w:spacing w:before="0" w:after="0"/>
        <w:rPr>
          <w:bCs w:val="0"/>
          <w:color w:val="auto"/>
        </w:rPr>
      </w:pPr>
      <w:bookmarkStart w:id="2211" w:name="_Toc53673891"/>
      <w:bookmarkStart w:id="2212" w:name="_Toc56070683"/>
      <w:bookmarkStart w:id="2213" w:name="_Toc86223251"/>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77288F">
        <w:rPr>
          <w:bCs w:val="0"/>
          <w:noProof/>
          <w:color w:val="auto"/>
        </w:rPr>
        <w:t>66</w:t>
      </w:r>
      <w:r w:rsidR="00340150" w:rsidRPr="005E06F4">
        <w:rPr>
          <w:bCs w:val="0"/>
          <w:color w:val="auto"/>
        </w:rPr>
        <w:fldChar w:fldCharType="end"/>
      </w:r>
      <w:r w:rsidRPr="005E06F4">
        <w:rPr>
          <w:bCs w:val="0"/>
          <w:color w:val="auto"/>
        </w:rPr>
        <w:t xml:space="preserve"> - Import content</w:t>
      </w:r>
      <w:bookmarkEnd w:id="2211"/>
      <w:bookmarkEnd w:id="2212"/>
      <w:bookmarkEnd w:id="2213"/>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eastAsia="en-SG"/>
        </w:rPr>
        <mc:AlternateContent>
          <mc:Choice Requires="wps">
            <w:drawing>
              <wp:anchor distT="0" distB="0" distL="114300" distR="114300" simplePos="0" relativeHeight="251610112" behindDoc="0" locked="0" layoutInCell="1" allowOverlap="1" wp14:anchorId="13C0F0A5" wp14:editId="65868198">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115EF"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" filled="f" strokecolor="red" strokeweight="2pt"/>
            </w:pict>
          </mc:Fallback>
        </mc:AlternateContent>
      </w:r>
      <w:r w:rsidR="005F535D" w:rsidRPr="005F535D">
        <w:rPr>
          <w:rFonts w:ascii="Verdana" w:hAnsi="Verdana" w:cs="Arial"/>
          <w:color w:val="000000"/>
          <w:sz w:val="20"/>
          <w:szCs w:val="20"/>
          <w:lang w:val="en-US"/>
        </w:rPr>
        <w:t xml:space="preserve"> </w:t>
      </w:r>
      <w:r w:rsidR="00AF4ED4" w:rsidRPr="0077288F">
        <w:rPr>
          <w:rFonts w:ascii="Verdana" w:hAnsi="Verdana"/>
          <w:noProof/>
          <w:sz w:val="20"/>
          <w:szCs w:val="20"/>
          <w:lang w:eastAsia="en-SG"/>
        </w:rPr>
        <w:drawing>
          <wp:inline distT="0" distB="0" distL="0" distR="0" wp14:anchorId="085E2536" wp14:editId="74269F53">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1C8A9B37" w:rsidR="005E06F4" w:rsidRDefault="00C74305" w:rsidP="00484423">
      <w:pPr>
        <w:pStyle w:val="Caption"/>
        <w:spacing w:before="0" w:after="0"/>
        <w:rPr>
          <w:lang w:val="en-US"/>
        </w:rPr>
      </w:pPr>
      <w:bookmarkStart w:id="2214" w:name="_Toc53673892"/>
      <w:bookmarkStart w:id="2215" w:name="_Toc56070684"/>
      <w:bookmarkStart w:id="2216" w:name="_Toc86223252"/>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77288F">
        <w:rPr>
          <w:bCs w:val="0"/>
          <w:noProof/>
          <w:color w:val="auto"/>
        </w:rPr>
        <w:t>67</w:t>
      </w:r>
      <w:r w:rsidR="00340150" w:rsidRPr="005E06F4">
        <w:rPr>
          <w:b w:val="0"/>
        </w:rPr>
        <w:fldChar w:fldCharType="end"/>
      </w:r>
      <w:r w:rsidRPr="005E06F4">
        <w:rPr>
          <w:bCs w:val="0"/>
          <w:color w:val="auto"/>
        </w:rPr>
        <w:t xml:space="preserve"> - Select converter image</w:t>
      </w:r>
      <w:bookmarkEnd w:id="2214"/>
      <w:bookmarkEnd w:id="2215"/>
      <w:bookmarkEnd w:id="2216"/>
    </w:p>
    <w:p w14:paraId="10D94362" w14:textId="5952F9ED"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sidRPr="0077288F">
        <w:rPr>
          <w:rFonts w:ascii="Verdana" w:hAnsi="Verdana"/>
          <w:noProof/>
          <w:sz w:val="20"/>
          <w:szCs w:val="20"/>
          <w:lang w:eastAsia="en-SG"/>
        </w:rPr>
        <w:drawing>
          <wp:inline distT="0" distB="0" distL="0" distR="0" wp14:anchorId="73B4A628" wp14:editId="08BB1DB4">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134360"/>
                    </a:xfrm>
                    <a:prstGeom prst="rect">
                      <a:avLst/>
                    </a:prstGeom>
                  </pic:spPr>
                </pic:pic>
              </a:graphicData>
            </a:graphic>
          </wp:inline>
        </w:drawing>
      </w:r>
    </w:p>
    <w:p w14:paraId="264DBA13" w14:textId="749F9992" w:rsidR="005F535D" w:rsidRPr="005E06F4" w:rsidRDefault="00C74305" w:rsidP="005E06F4">
      <w:pPr>
        <w:pStyle w:val="Caption"/>
        <w:spacing w:before="0" w:after="0"/>
        <w:rPr>
          <w:bCs w:val="0"/>
          <w:color w:val="auto"/>
        </w:rPr>
      </w:pPr>
      <w:bookmarkStart w:id="2217" w:name="_Toc53673893"/>
      <w:bookmarkStart w:id="2218" w:name="_Toc56070685"/>
      <w:bookmarkStart w:id="2219" w:name="_Toc86223253"/>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77288F">
        <w:rPr>
          <w:bCs w:val="0"/>
          <w:noProof/>
          <w:color w:val="auto"/>
        </w:rPr>
        <w:t>68</w:t>
      </w:r>
      <w:r w:rsidR="00340150" w:rsidRPr="005E06F4">
        <w:rPr>
          <w:bCs w:val="0"/>
          <w:color w:val="auto"/>
        </w:rPr>
        <w:fldChar w:fldCharType="end"/>
      </w:r>
      <w:r w:rsidRPr="005E06F4">
        <w:rPr>
          <w:bCs w:val="0"/>
          <w:color w:val="auto"/>
        </w:rPr>
        <w:t xml:space="preserve"> – Drag &amp; drop image</w:t>
      </w:r>
      <w:bookmarkEnd w:id="2217"/>
      <w:bookmarkEnd w:id="2218"/>
      <w:bookmarkEnd w:id="2219"/>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19184D0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w:t>
      </w:r>
      <w:r w:rsidR="00E94835">
        <w:rPr>
          <w:rFonts w:ascii="Verdana" w:hAnsi="Verdana" w:cs="Arial"/>
          <w:color w:val="000000"/>
          <w:sz w:val="20"/>
          <w:szCs w:val="20"/>
          <w:lang w:val="en-US"/>
        </w:rPr>
        <w:t xml:space="preserve"> i</w:t>
      </w:r>
      <w:r w:rsidRPr="005F535D">
        <w:rPr>
          <w:rFonts w:ascii="Verdana" w:hAnsi="Verdana" w:cs="Arial"/>
          <w:color w:val="000000"/>
          <w:sz w:val="20"/>
          <w:szCs w:val="20"/>
          <w:lang w:val="en-US"/>
        </w:rPr>
        <w: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3014DCEB"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607EE014"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037F3B96"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4C0BC2D"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220" w:name="_Toc86223146"/>
      <w:r w:rsidRPr="005F535D">
        <w:rPr>
          <w:lang w:val="en-US"/>
        </w:rPr>
        <w:t>Import the flash</w:t>
      </w:r>
      <w:bookmarkEnd w:id="2220"/>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4BA8BDA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545284E5" w:rsidR="005F535D" w:rsidRPr="005F535D" w:rsidRDefault="00296B73" w:rsidP="005F535D">
      <w:pPr>
        <w:spacing w:after="0" w:line="240" w:lineRule="auto"/>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65408" behindDoc="0" locked="0" layoutInCell="1" allowOverlap="1" wp14:anchorId="0A2C418A" wp14:editId="0D6F4142">
            <wp:simplePos x="0" y="0"/>
            <wp:positionH relativeFrom="column">
              <wp:posOffset>142875</wp:posOffset>
            </wp:positionH>
            <wp:positionV relativeFrom="paragraph">
              <wp:posOffset>87630</wp:posOffset>
            </wp:positionV>
            <wp:extent cx="2556943" cy="4371975"/>
            <wp:effectExtent l="0" t="0" r="0" b="0"/>
            <wp:wrapThrough wrapText="bothSides">
              <wp:wrapPolygon edited="0">
                <wp:start x="0" y="0"/>
                <wp:lineTo x="0" y="21459"/>
                <wp:lineTo x="21407" y="21459"/>
                <wp:lineTo x="214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a:ext>
                      </a:extLst>
                    </a:blip>
                    <a:srcRect/>
                    <a:stretch>
                      <a:fillRect/>
                    </a:stretch>
                  </pic:blipFill>
                  <pic:spPr bwMode="auto">
                    <a:xfrm>
                      <a:off x="0" y="0"/>
                      <a:ext cx="2556943"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0682" w14:textId="2C274D31" w:rsidR="00147F55" w:rsidRDefault="00147F55" w:rsidP="00147F55">
      <w:pPr>
        <w:keepNext/>
        <w:spacing w:after="0" w:line="240" w:lineRule="auto"/>
        <w:jc w:val="center"/>
      </w:pPr>
    </w:p>
    <w:p w14:paraId="6C7D2688" w14:textId="32412887" w:rsidR="00147F55" w:rsidRDefault="00147F55" w:rsidP="00147F55">
      <w:pPr>
        <w:keepNext/>
        <w:jc w:val="center"/>
      </w:pPr>
      <w:r w:rsidRPr="0077288F">
        <w:rPr>
          <w:rFonts w:ascii="Verdana" w:hAnsi="Verdana"/>
          <w:noProof/>
          <w:sz w:val="20"/>
          <w:szCs w:val="20"/>
          <w:lang w:eastAsia="en-SG"/>
        </w:rPr>
        <w:drawing>
          <wp:inline distT="0" distB="0" distL="0" distR="0" wp14:anchorId="2E954537" wp14:editId="002743A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08BC8CED" w:rsidR="00147F55" w:rsidRPr="00296B73" w:rsidRDefault="006B6151" w:rsidP="00296B73">
      <w:pPr>
        <w:pStyle w:val="Caption"/>
        <w:spacing w:before="0" w:after="0"/>
        <w:rPr>
          <w:bCs w:val="0"/>
          <w:color w:val="auto"/>
        </w:rPr>
      </w:pPr>
      <w:r>
        <w:rPr>
          <w:noProof/>
          <w:lang w:eastAsia="en-SG"/>
        </w:rPr>
        <mc:AlternateContent>
          <mc:Choice Requires="wps">
            <w:drawing>
              <wp:anchor distT="45720" distB="45720" distL="114300" distR="114300" simplePos="0" relativeHeight="251689984" behindDoc="0" locked="0" layoutInCell="1" allowOverlap="1" wp14:anchorId="057C8A55" wp14:editId="7D5B9D8E">
                <wp:simplePos x="0" y="0"/>
                <wp:positionH relativeFrom="column">
                  <wp:posOffset>278765</wp:posOffset>
                </wp:positionH>
                <wp:positionV relativeFrom="paragraph">
                  <wp:posOffset>50165</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18295AF9" w:rsidR="006B6151" w:rsidRPr="00296B73" w:rsidRDefault="006B6151" w:rsidP="00296B73">
                            <w:pPr>
                              <w:pStyle w:val="Caption"/>
                              <w:spacing w:before="0" w:after="0"/>
                              <w:rPr>
                                <w:bCs w:val="0"/>
                                <w:color w:val="auto"/>
                              </w:rPr>
                            </w:pPr>
                            <w:bookmarkStart w:id="2221" w:name="_Toc53673894"/>
                            <w:bookmarkStart w:id="2222" w:name="_Toc56070686"/>
                            <w:bookmarkStart w:id="2223" w:name="_Toc8622325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77288F">
                              <w:rPr>
                                <w:bCs w:val="0"/>
                                <w:noProof/>
                                <w:color w:val="auto"/>
                              </w:rPr>
                              <w:t>69</w:t>
                            </w:r>
                            <w:r w:rsidRPr="00296B73">
                              <w:rPr>
                                <w:bCs w:val="0"/>
                                <w:color w:val="auto"/>
                              </w:rPr>
                              <w:fldChar w:fldCharType="end"/>
                            </w:r>
                            <w:r w:rsidRPr="00296B73">
                              <w:rPr>
                                <w:bCs w:val="0"/>
                                <w:color w:val="auto"/>
                              </w:rPr>
                              <w:t xml:space="preserve"> - Flash address</w:t>
                            </w:r>
                            <w:bookmarkEnd w:id="2221"/>
                            <w:bookmarkEnd w:id="2222"/>
                            <w:bookmarkEnd w:id="2223"/>
                          </w:p>
                          <w:p w14:paraId="29A2D104" w14:textId="77777777" w:rsidR="006B6151" w:rsidRDefault="006B6151"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7" type="#_x0000_t202" style="position:absolute;left:0;text-align:left;margin-left:21.95pt;margin-top:3.95pt;width:185.9pt;height:20.25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HJ0JQIAACY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" stroked="f">
                <v:textbox>
                  <w:txbxContent>
                    <w:p w14:paraId="0F040E3C" w14:textId="18295AF9" w:rsidR="006B6151" w:rsidRPr="00296B73" w:rsidRDefault="006B6151" w:rsidP="00296B73">
                      <w:pPr>
                        <w:pStyle w:val="Caption"/>
                        <w:spacing w:before="0" w:after="0"/>
                        <w:rPr>
                          <w:bCs w:val="0"/>
                          <w:color w:val="auto"/>
                        </w:rPr>
                      </w:pPr>
                      <w:bookmarkStart w:id="2224" w:name="_Toc53673894"/>
                      <w:bookmarkStart w:id="2225" w:name="_Toc56070686"/>
                      <w:bookmarkStart w:id="2226" w:name="_Toc8622325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77288F">
                        <w:rPr>
                          <w:bCs w:val="0"/>
                          <w:noProof/>
                          <w:color w:val="auto"/>
                        </w:rPr>
                        <w:t>69</w:t>
                      </w:r>
                      <w:r w:rsidRPr="00296B73">
                        <w:rPr>
                          <w:bCs w:val="0"/>
                          <w:color w:val="auto"/>
                        </w:rPr>
                        <w:fldChar w:fldCharType="end"/>
                      </w:r>
                      <w:r w:rsidRPr="00296B73">
                        <w:rPr>
                          <w:bCs w:val="0"/>
                          <w:color w:val="auto"/>
                        </w:rPr>
                        <w:t xml:space="preserve"> - Flash address</w:t>
                      </w:r>
                      <w:bookmarkEnd w:id="2224"/>
                      <w:bookmarkEnd w:id="2225"/>
                      <w:bookmarkEnd w:id="2226"/>
                    </w:p>
                    <w:p w14:paraId="29A2D104" w14:textId="77777777" w:rsidR="006B6151" w:rsidRDefault="006B6151" w:rsidP="00296B73"/>
                  </w:txbxContent>
                </v:textbox>
                <w10:wrap type="square"/>
              </v:shape>
            </w:pict>
          </mc:Fallback>
        </mc:AlternateContent>
      </w:r>
    </w:p>
    <w:p w14:paraId="1EAEDA12" w14:textId="76FB0FC6" w:rsidR="00296B73" w:rsidRDefault="006B6151" w:rsidP="00296B73">
      <w:r>
        <w:rPr>
          <w:noProof/>
          <w:lang w:eastAsia="en-SG"/>
        </w:rPr>
        <mc:AlternateContent>
          <mc:Choice Requires="wps">
            <w:drawing>
              <wp:anchor distT="45720" distB="45720" distL="114300" distR="114300" simplePos="0" relativeHeight="251677696" behindDoc="0" locked="0" layoutInCell="1" allowOverlap="1" wp14:anchorId="00D3EF69" wp14:editId="3EB857C2">
                <wp:simplePos x="0" y="0"/>
                <wp:positionH relativeFrom="column">
                  <wp:posOffset>-2487930</wp:posOffset>
                </wp:positionH>
                <wp:positionV relativeFrom="paragraph">
                  <wp:posOffset>340360</wp:posOffset>
                </wp:positionV>
                <wp:extent cx="2360930" cy="257175"/>
                <wp:effectExtent l="0" t="0" r="0" b="9525"/>
                <wp:wrapSquare wrapText="bothSides"/>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34D0A6FA" w14:textId="0FA8A653" w:rsidR="006B6151" w:rsidRPr="00296B73" w:rsidRDefault="006B6151" w:rsidP="00296B73">
                            <w:pPr>
                              <w:pStyle w:val="Caption"/>
                              <w:spacing w:before="0" w:after="0"/>
                              <w:rPr>
                                <w:bCs w:val="0"/>
                                <w:color w:val="auto"/>
                              </w:rPr>
                            </w:pPr>
                            <w:bookmarkStart w:id="2227" w:name="_Toc53673895"/>
                            <w:bookmarkStart w:id="2228" w:name="_Toc56070687"/>
                            <w:bookmarkStart w:id="2229" w:name="_Toc8622325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77288F">
                              <w:rPr>
                                <w:bCs w:val="0"/>
                                <w:noProof/>
                                <w:color w:val="auto"/>
                              </w:rPr>
                              <w:t>70</w:t>
                            </w:r>
                            <w:r w:rsidRPr="00296B73">
                              <w:rPr>
                                <w:bCs w:val="0"/>
                                <w:color w:val="auto"/>
                              </w:rPr>
                              <w:fldChar w:fldCharType="end"/>
                            </w:r>
                            <w:r w:rsidRPr="00296B73">
                              <w:rPr>
                                <w:bCs w:val="0"/>
                                <w:color w:val="auto"/>
                              </w:rPr>
                              <w:t xml:space="preserve"> - Import flash</w:t>
                            </w:r>
                            <w:bookmarkEnd w:id="2227"/>
                            <w:bookmarkEnd w:id="2228"/>
                            <w:bookmarkEnd w:id="2229"/>
                          </w:p>
                          <w:p w14:paraId="4CE81AE0" w14:textId="553D897F" w:rsidR="006B6151" w:rsidRDefault="006B61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8" type="#_x0000_t202" style="position:absolute;margin-left:-195.9pt;margin-top:26.8pt;width:185.9pt;height:20.2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" stroked="f">
                <v:textbox>
                  <w:txbxContent>
                    <w:p w14:paraId="34D0A6FA" w14:textId="0FA8A653" w:rsidR="006B6151" w:rsidRPr="00296B73" w:rsidRDefault="006B6151" w:rsidP="00296B73">
                      <w:pPr>
                        <w:pStyle w:val="Caption"/>
                        <w:spacing w:before="0" w:after="0"/>
                        <w:rPr>
                          <w:bCs w:val="0"/>
                          <w:color w:val="auto"/>
                        </w:rPr>
                      </w:pPr>
                      <w:bookmarkStart w:id="2230" w:name="_Toc53673895"/>
                      <w:bookmarkStart w:id="2231" w:name="_Toc56070687"/>
                      <w:bookmarkStart w:id="2232" w:name="_Toc8622325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77288F">
                        <w:rPr>
                          <w:bCs w:val="0"/>
                          <w:noProof/>
                          <w:color w:val="auto"/>
                        </w:rPr>
                        <w:t>70</w:t>
                      </w:r>
                      <w:r w:rsidRPr="00296B73">
                        <w:rPr>
                          <w:bCs w:val="0"/>
                          <w:color w:val="auto"/>
                        </w:rPr>
                        <w:fldChar w:fldCharType="end"/>
                      </w:r>
                      <w:r w:rsidRPr="00296B73">
                        <w:rPr>
                          <w:bCs w:val="0"/>
                          <w:color w:val="auto"/>
                        </w:rPr>
                        <w:t xml:space="preserve"> - Import flash</w:t>
                      </w:r>
                      <w:bookmarkEnd w:id="2230"/>
                      <w:bookmarkEnd w:id="2231"/>
                      <w:bookmarkEnd w:id="2232"/>
                    </w:p>
                    <w:p w14:paraId="4CE81AE0" w14:textId="553D897F" w:rsidR="006B6151" w:rsidRDefault="006B6151"/>
                  </w:txbxContent>
                </v:textbox>
                <w10:wrap type="square"/>
              </v:shape>
            </w:pict>
          </mc:Fallback>
        </mc:AlternateContent>
      </w:r>
    </w:p>
    <w:p w14:paraId="34F09611" w14:textId="60BE0594" w:rsidR="00296B73" w:rsidRPr="0077288F" w:rsidRDefault="00296B73" w:rsidP="0077288F">
      <w:pPr>
        <w:spacing w:after="0" w:line="240" w:lineRule="auto"/>
        <w:jc w:val="both"/>
        <w:rPr>
          <w:rFonts w:ascii="Verdana" w:hAnsi="Verdana"/>
          <w:sz w:val="20"/>
          <w:szCs w:val="20"/>
        </w:rPr>
      </w:pPr>
    </w:p>
    <w:p w14:paraId="0CB9E67E" w14:textId="09DDD3D5" w:rsidR="00296B73" w:rsidRPr="0077288F" w:rsidRDefault="00296B73" w:rsidP="0077288F">
      <w:pPr>
        <w:spacing w:after="0" w:line="240" w:lineRule="auto"/>
        <w:jc w:val="both"/>
        <w:rPr>
          <w:rFonts w:ascii="Verdana" w:hAnsi="Verdana"/>
          <w:sz w:val="20"/>
          <w:szCs w:val="20"/>
        </w:rPr>
      </w:pPr>
    </w:p>
    <w:p w14:paraId="5F8E65E3" w14:textId="77777777" w:rsidR="00296B73" w:rsidRPr="0077288F" w:rsidRDefault="00296B73" w:rsidP="0077288F">
      <w:pPr>
        <w:spacing w:after="0" w:line="240" w:lineRule="auto"/>
        <w:jc w:val="both"/>
        <w:rPr>
          <w:rFonts w:ascii="Verdana" w:hAnsi="Verdana"/>
          <w:sz w:val="20"/>
          <w:szCs w:val="20"/>
        </w:rPr>
      </w:pPr>
    </w:p>
    <w:p w14:paraId="098F8C6E" w14:textId="77777777" w:rsidR="00296B73" w:rsidRPr="0077288F" w:rsidRDefault="00296B73" w:rsidP="0077288F">
      <w:pPr>
        <w:spacing w:after="0" w:line="240" w:lineRule="auto"/>
        <w:jc w:val="both"/>
        <w:rPr>
          <w:rFonts w:ascii="Verdana" w:hAnsi="Verdana"/>
          <w:sz w:val="20"/>
          <w:szCs w:val="20"/>
        </w:rPr>
      </w:pPr>
    </w:p>
    <w:p w14:paraId="630B097D" w14:textId="77777777" w:rsidR="00296B73" w:rsidRPr="0077288F" w:rsidRDefault="00296B73" w:rsidP="0077288F">
      <w:pPr>
        <w:spacing w:after="0" w:line="240" w:lineRule="auto"/>
        <w:jc w:val="both"/>
        <w:rPr>
          <w:rFonts w:ascii="Verdana" w:hAnsi="Verdana"/>
          <w:sz w:val="20"/>
          <w:szCs w:val="20"/>
        </w:rPr>
      </w:pPr>
    </w:p>
    <w:p w14:paraId="3977DCB9" w14:textId="77777777" w:rsidR="00296B73" w:rsidRPr="0077288F" w:rsidRDefault="00296B73" w:rsidP="0077288F">
      <w:pPr>
        <w:spacing w:after="0" w:line="240" w:lineRule="auto"/>
        <w:jc w:val="both"/>
        <w:rPr>
          <w:rFonts w:ascii="Verdana" w:hAnsi="Verdana"/>
          <w:sz w:val="20"/>
          <w:szCs w:val="20"/>
        </w:rPr>
      </w:pPr>
    </w:p>
    <w:p w14:paraId="465B76A7" w14:textId="77777777" w:rsidR="00296B73" w:rsidRDefault="00296B73" w:rsidP="0077288F">
      <w:pPr>
        <w:spacing w:after="0" w:line="240" w:lineRule="auto"/>
        <w:jc w:val="both"/>
        <w:rPr>
          <w:rFonts w:ascii="Verdana" w:hAnsi="Verdana"/>
          <w:sz w:val="20"/>
          <w:szCs w:val="20"/>
        </w:rPr>
      </w:pPr>
    </w:p>
    <w:p w14:paraId="2398D428" w14:textId="77777777" w:rsidR="006B6151" w:rsidRDefault="006B6151" w:rsidP="0077288F">
      <w:pPr>
        <w:spacing w:after="0" w:line="240" w:lineRule="auto"/>
        <w:jc w:val="both"/>
        <w:rPr>
          <w:rFonts w:ascii="Verdana" w:hAnsi="Verdana"/>
          <w:sz w:val="20"/>
          <w:szCs w:val="20"/>
        </w:rPr>
      </w:pPr>
    </w:p>
    <w:p w14:paraId="0BF5EAEF" w14:textId="77777777" w:rsidR="006B6151" w:rsidRDefault="006B6151" w:rsidP="0077288F">
      <w:pPr>
        <w:spacing w:after="0" w:line="240" w:lineRule="auto"/>
        <w:jc w:val="both"/>
        <w:rPr>
          <w:rFonts w:ascii="Verdana" w:hAnsi="Verdana"/>
          <w:sz w:val="20"/>
          <w:szCs w:val="20"/>
        </w:rPr>
      </w:pPr>
    </w:p>
    <w:p w14:paraId="74429B47" w14:textId="77777777" w:rsidR="006B6151" w:rsidRDefault="006B6151" w:rsidP="0077288F">
      <w:pPr>
        <w:spacing w:after="0" w:line="240" w:lineRule="auto"/>
        <w:jc w:val="both"/>
        <w:rPr>
          <w:rFonts w:ascii="Verdana" w:hAnsi="Verdana"/>
          <w:sz w:val="20"/>
          <w:szCs w:val="20"/>
        </w:rPr>
      </w:pPr>
    </w:p>
    <w:p w14:paraId="7D5A7B9E" w14:textId="77777777" w:rsidR="006B6151" w:rsidRDefault="006B6151" w:rsidP="0077288F">
      <w:pPr>
        <w:spacing w:after="0" w:line="240" w:lineRule="auto"/>
        <w:jc w:val="both"/>
        <w:rPr>
          <w:rFonts w:ascii="Verdana" w:hAnsi="Verdana"/>
          <w:sz w:val="20"/>
          <w:szCs w:val="20"/>
        </w:rPr>
      </w:pPr>
    </w:p>
    <w:p w14:paraId="134551AA" w14:textId="77777777" w:rsidR="006B6151" w:rsidRDefault="006B6151" w:rsidP="0077288F">
      <w:pPr>
        <w:spacing w:after="0" w:line="240" w:lineRule="auto"/>
        <w:jc w:val="both"/>
        <w:rPr>
          <w:rFonts w:ascii="Verdana" w:hAnsi="Verdana"/>
          <w:sz w:val="20"/>
          <w:szCs w:val="20"/>
        </w:rPr>
      </w:pPr>
    </w:p>
    <w:p w14:paraId="655AA492" w14:textId="77777777" w:rsidR="006B6151" w:rsidRDefault="006B6151" w:rsidP="0077288F">
      <w:pPr>
        <w:spacing w:after="0" w:line="240" w:lineRule="auto"/>
        <w:jc w:val="both"/>
        <w:rPr>
          <w:rFonts w:ascii="Verdana" w:hAnsi="Verdana"/>
          <w:sz w:val="20"/>
          <w:szCs w:val="20"/>
        </w:rPr>
      </w:pPr>
    </w:p>
    <w:p w14:paraId="61686F9F" w14:textId="77777777" w:rsidR="006B6151" w:rsidRDefault="006B6151" w:rsidP="0077288F">
      <w:pPr>
        <w:spacing w:after="0" w:line="240" w:lineRule="auto"/>
        <w:jc w:val="both"/>
        <w:rPr>
          <w:rFonts w:ascii="Verdana" w:hAnsi="Verdana"/>
          <w:sz w:val="20"/>
          <w:szCs w:val="20"/>
        </w:rPr>
      </w:pPr>
    </w:p>
    <w:p w14:paraId="7E8F06E4" w14:textId="77777777" w:rsidR="006B6151" w:rsidRPr="0077288F" w:rsidRDefault="006B6151" w:rsidP="0077288F">
      <w:pPr>
        <w:spacing w:after="0" w:line="240" w:lineRule="auto"/>
        <w:jc w:val="both"/>
        <w:rPr>
          <w:rFonts w:ascii="Verdana" w:hAnsi="Verdana"/>
          <w:sz w:val="20"/>
          <w:szCs w:val="20"/>
        </w:rPr>
      </w:pPr>
    </w:p>
    <w:p w14:paraId="4BBD9884" w14:textId="77777777" w:rsidR="005F535D" w:rsidRPr="005F535D" w:rsidRDefault="005F535D" w:rsidP="00296B73">
      <w:pPr>
        <w:pStyle w:val="Heading2"/>
        <w:spacing w:before="0" w:line="240" w:lineRule="auto"/>
        <w:ind w:left="357" w:hanging="357"/>
        <w:rPr>
          <w:lang w:val="en-US"/>
        </w:rPr>
      </w:pPr>
      <w:bookmarkStart w:id="2233" w:name="_Toc86223147"/>
      <w:r w:rsidRPr="005F535D">
        <w:rPr>
          <w:lang w:val="en-US"/>
        </w:rPr>
        <w:t>Open the project</w:t>
      </w:r>
      <w:bookmarkEnd w:id="2233"/>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36DE844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 xml:space="preserve">saved project.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sidRPr="0077288F">
        <w:rPr>
          <w:rFonts w:ascii="Verdana" w:hAnsi="Verdana"/>
          <w:noProof/>
          <w:sz w:val="20"/>
          <w:szCs w:val="20"/>
          <w:lang w:eastAsia="en-SG"/>
        </w:rPr>
        <w:drawing>
          <wp:inline distT="0" distB="0" distL="0" distR="0" wp14:anchorId="120ED6B7" wp14:editId="410B896A">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187731" cy="3146204"/>
                    </a:xfrm>
                    <a:prstGeom prst="rect">
                      <a:avLst/>
                    </a:prstGeom>
                  </pic:spPr>
                </pic:pic>
              </a:graphicData>
            </a:graphic>
          </wp:inline>
        </w:drawing>
      </w:r>
    </w:p>
    <w:p w14:paraId="434A90A9" w14:textId="2C045A2F" w:rsidR="005F535D" w:rsidRDefault="00010B87" w:rsidP="00296B73">
      <w:pPr>
        <w:pStyle w:val="Caption"/>
        <w:spacing w:before="0" w:after="0"/>
        <w:rPr>
          <w:bCs w:val="0"/>
          <w:color w:val="auto"/>
        </w:rPr>
      </w:pPr>
      <w:bookmarkStart w:id="2234" w:name="_Toc53673896"/>
      <w:bookmarkStart w:id="2235" w:name="_Toc56070688"/>
      <w:bookmarkStart w:id="2236" w:name="_Toc86223256"/>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77288F">
        <w:rPr>
          <w:bCs w:val="0"/>
          <w:noProof/>
          <w:color w:val="auto"/>
        </w:rPr>
        <w:t>71</w:t>
      </w:r>
      <w:r w:rsidR="00340150" w:rsidRPr="00296B73">
        <w:rPr>
          <w:bCs w:val="0"/>
          <w:color w:val="auto"/>
        </w:rPr>
        <w:fldChar w:fldCharType="end"/>
      </w:r>
      <w:r w:rsidRPr="00296B73">
        <w:rPr>
          <w:bCs w:val="0"/>
          <w:color w:val="auto"/>
        </w:rPr>
        <w:t xml:space="preserve"> - Open project</w:t>
      </w:r>
      <w:bookmarkEnd w:id="2234"/>
      <w:bookmarkEnd w:id="2235"/>
      <w:bookmarkEnd w:id="2236"/>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37" w:name="_Toc86223148"/>
      <w:r w:rsidRPr="005F535D">
        <w:rPr>
          <w:lang w:val="en-US"/>
        </w:rPr>
        <w:t>Save your design</w:t>
      </w:r>
      <w:bookmarkEnd w:id="2237"/>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2B001C3F"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from the menu bar</w:t>
      </w:r>
      <w:r w:rsidRPr="005F535D">
        <w:rPr>
          <w:rFonts w:ascii="Verdana" w:hAnsi="Verdana" w:cs="Arial"/>
          <w:color w:val="000000"/>
          <w:sz w:val="20"/>
          <w:szCs w:val="20"/>
          <w:lang w:val="en-US"/>
        </w:rPr>
        <w:t xml:space="preserve">, or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sidRPr="0077288F">
        <w:rPr>
          <w:rFonts w:ascii="Verdana" w:hAnsi="Verdana"/>
          <w:noProof/>
          <w:sz w:val="20"/>
          <w:szCs w:val="20"/>
          <w:lang w:eastAsia="en-SG"/>
        </w:rPr>
        <w:drawing>
          <wp:inline distT="0" distB="0" distL="0" distR="0" wp14:anchorId="5B614D34" wp14:editId="72A37C79">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134360"/>
                    </a:xfrm>
                    <a:prstGeom prst="rect">
                      <a:avLst/>
                    </a:prstGeom>
                  </pic:spPr>
                </pic:pic>
              </a:graphicData>
            </a:graphic>
          </wp:inline>
        </w:drawing>
      </w:r>
    </w:p>
    <w:p w14:paraId="472C0F10" w14:textId="52FD18BE" w:rsidR="005F535D" w:rsidRPr="00F91B83" w:rsidRDefault="00147F55" w:rsidP="00F91B83">
      <w:pPr>
        <w:pStyle w:val="Caption"/>
        <w:spacing w:before="0" w:after="0"/>
        <w:rPr>
          <w:bCs w:val="0"/>
          <w:color w:val="auto"/>
        </w:rPr>
      </w:pPr>
      <w:bookmarkStart w:id="2238" w:name="_Toc53673897"/>
      <w:bookmarkStart w:id="2239" w:name="_Toc56070689"/>
      <w:bookmarkStart w:id="2240" w:name="_Toc86223257"/>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77288F">
        <w:rPr>
          <w:bCs w:val="0"/>
          <w:noProof/>
          <w:color w:val="auto"/>
        </w:rPr>
        <w:t>72</w:t>
      </w:r>
      <w:r w:rsidR="00340150" w:rsidRPr="00F91B83">
        <w:rPr>
          <w:bCs w:val="0"/>
          <w:color w:val="auto"/>
        </w:rPr>
        <w:fldChar w:fldCharType="end"/>
      </w:r>
      <w:r w:rsidRPr="00F91B83">
        <w:rPr>
          <w:bCs w:val="0"/>
          <w:color w:val="auto"/>
        </w:rPr>
        <w:t xml:space="preserve"> - Save the project</w:t>
      </w:r>
      <w:bookmarkEnd w:id="2238"/>
      <w:bookmarkEnd w:id="2239"/>
      <w:bookmarkEnd w:id="2240"/>
    </w:p>
    <w:p w14:paraId="004AA864" w14:textId="77777777" w:rsidR="005F535D"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41" w:name="_Toc86223149"/>
      <w:r w:rsidRPr="005F535D">
        <w:rPr>
          <w:lang w:val="en-US"/>
        </w:rPr>
        <w:t>Export the project</w:t>
      </w:r>
      <w:bookmarkEnd w:id="2241"/>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255BBA83" w:rsidR="005F535D" w:rsidRP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005F535D"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export the design in the form of a Gameduino 2 project, EVE Arduino project, EV</w:t>
      </w:r>
      <w:r w:rsidR="00A10BE8">
        <w:rPr>
          <w:rFonts w:ascii="Verdana" w:hAnsi="Verdana" w:cs="Arial"/>
          <w:color w:val="000000"/>
          <w:sz w:val="20"/>
          <w:szCs w:val="20"/>
          <w:lang w:val="en-US"/>
        </w:rPr>
        <w:t>E HAL2.0 project (C code based)</w:t>
      </w:r>
      <w:r w:rsidR="005F535D" w:rsidRPr="005F535D">
        <w:rPr>
          <w:rFonts w:ascii="Verdana" w:hAnsi="Verdana" w:cs="Arial"/>
          <w:color w:val="000000"/>
          <w:sz w:val="20"/>
          <w:szCs w:val="20"/>
          <w:lang w:val="en-US"/>
        </w:rPr>
        <w:t>.</w:t>
      </w:r>
    </w:p>
    <w:p w14:paraId="5062D2C9" w14:textId="77777777" w:rsidR="005F535D" w:rsidRPr="005F535D" w:rsidRDefault="005F535D" w:rsidP="000E0C4B">
      <w:pPr>
        <w:spacing w:after="0" w:line="240" w:lineRule="auto"/>
        <w:jc w:val="both"/>
        <w:rPr>
          <w:rFonts w:ascii="Verdana" w:hAnsi="Verdana" w:cs="Arial"/>
          <w:color w:val="000000"/>
          <w:sz w:val="20"/>
          <w:szCs w:val="20"/>
          <w:lang w:val="en-US"/>
        </w:rPr>
      </w:pPr>
    </w:p>
    <w:p w14:paraId="7A3D379E"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98036F6" w14:textId="79BB2BA9" w:rsid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005F535D"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005F535D"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005F535D" w:rsidRPr="005F535D">
        <w:rPr>
          <w:rFonts w:ascii="Verdana" w:hAnsi="Verdana" w:cs="Arial"/>
          <w:color w:val="000000"/>
          <w:sz w:val="20"/>
          <w:szCs w:val="20"/>
          <w:lang w:val="en-US"/>
        </w:rPr>
        <w:t xml:space="preserve"> the EVE Screen Editor has the proper privileges. This may require running the tool as an Administrator.</w:t>
      </w:r>
    </w:p>
    <w:p w14:paraId="1C86F718" w14:textId="77777777" w:rsidR="000E0C4B" w:rsidRPr="005F535D" w:rsidRDefault="000E0C4B" w:rsidP="000E0C4B">
      <w:pPr>
        <w:spacing w:after="0" w:line="240" w:lineRule="auto"/>
        <w:jc w:val="both"/>
        <w:rPr>
          <w:rFonts w:ascii="Verdana" w:hAnsi="Verdana" w:cs="Arial"/>
          <w:color w:val="000000"/>
          <w:sz w:val="20"/>
          <w:szCs w:val="20"/>
          <w:lang w:val="en-US"/>
        </w:rPr>
      </w:pPr>
    </w:p>
    <w:p w14:paraId="66C936B5" w14:textId="6F87679B" w:rsidR="005F535D" w:rsidRDefault="00CA17E1"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ote that the Content Manager does not apply strict naming convention on the loaded items, but w</w:t>
      </w:r>
      <w:r w:rsidR="000E0C4B">
        <w:rPr>
          <w:rFonts w:ascii="Verdana" w:hAnsi="Verdana" w:cs="Arial"/>
          <w:color w:val="000000"/>
          <w:sz w:val="20"/>
          <w:szCs w:val="20"/>
          <w:lang w:val="en-US"/>
        </w:rPr>
        <w:t>hile</w:t>
      </w:r>
      <w:r w:rsidR="005F535D" w:rsidRPr="005F535D">
        <w:rPr>
          <w:rFonts w:ascii="Verdana" w:hAnsi="Verdana" w:cs="Arial"/>
          <w:color w:val="000000"/>
          <w:sz w:val="20"/>
          <w:szCs w:val="20"/>
          <w:lang w:val="en-US"/>
        </w:rPr>
        <w:t xml:space="preserve"> exporting, they need to be distinct and follow the C programming language variable naming convention.</w:t>
      </w:r>
    </w:p>
    <w:p w14:paraId="5D43D739" w14:textId="77777777" w:rsidR="00B83FDB" w:rsidRPr="005F535D" w:rsidRDefault="00B83FDB" w:rsidP="000E0C4B">
      <w:pPr>
        <w:spacing w:after="0" w:line="240" w:lineRule="auto"/>
        <w:jc w:val="both"/>
        <w:rPr>
          <w:rFonts w:ascii="Verdana" w:hAnsi="Verdana" w:cs="Arial"/>
          <w:color w:val="000000"/>
          <w:sz w:val="20"/>
          <w:szCs w:val="20"/>
          <w:lang w:val="en-US"/>
        </w:rPr>
      </w:pP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sidRPr="0077288F">
        <w:rPr>
          <w:rFonts w:ascii="Verdana" w:hAnsi="Verdana"/>
          <w:noProof/>
          <w:sz w:val="20"/>
          <w:szCs w:val="20"/>
          <w:lang w:eastAsia="en-SG"/>
        </w:rPr>
        <w:drawing>
          <wp:inline distT="0" distB="0" distL="0" distR="0" wp14:anchorId="68A674F5" wp14:editId="04EB2D6A">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2865755"/>
                    </a:xfrm>
                    <a:prstGeom prst="rect">
                      <a:avLst/>
                    </a:prstGeom>
                  </pic:spPr>
                </pic:pic>
              </a:graphicData>
            </a:graphic>
          </wp:inline>
        </w:drawing>
      </w:r>
    </w:p>
    <w:p w14:paraId="47EA9269" w14:textId="750EF789" w:rsidR="005F535D" w:rsidRPr="000E0C4B" w:rsidRDefault="00615BAC" w:rsidP="000E0C4B">
      <w:pPr>
        <w:pStyle w:val="Caption"/>
        <w:spacing w:before="0" w:after="0"/>
        <w:rPr>
          <w:bCs w:val="0"/>
          <w:color w:val="auto"/>
        </w:rPr>
      </w:pPr>
      <w:bookmarkStart w:id="2242" w:name="_Toc53673898"/>
      <w:bookmarkStart w:id="2243" w:name="_Toc56070690"/>
      <w:bookmarkStart w:id="2244" w:name="_Toc86223258"/>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77288F">
        <w:rPr>
          <w:bCs w:val="0"/>
          <w:noProof/>
          <w:color w:val="auto"/>
        </w:rPr>
        <w:t>73</w:t>
      </w:r>
      <w:r w:rsidR="00340150" w:rsidRPr="000E0C4B">
        <w:rPr>
          <w:bCs w:val="0"/>
          <w:color w:val="auto"/>
        </w:rPr>
        <w:fldChar w:fldCharType="end"/>
      </w:r>
      <w:r w:rsidRPr="000E0C4B">
        <w:rPr>
          <w:bCs w:val="0"/>
          <w:color w:val="auto"/>
        </w:rPr>
        <w:t xml:space="preserve"> - Export project</w:t>
      </w:r>
      <w:bookmarkEnd w:id="2242"/>
      <w:bookmarkEnd w:id="2243"/>
      <w:bookmarkEnd w:id="2244"/>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eastAsia="en-SG"/>
        </w:rPr>
        <w:drawing>
          <wp:inline distT="0" distB="0" distL="0" distR="0" wp14:anchorId="6B4E23A5" wp14:editId="4D39EDEF">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5504B357" w:rsidR="005F535D" w:rsidRPr="007A47F6" w:rsidRDefault="001175C8" w:rsidP="007A47F6">
      <w:pPr>
        <w:pStyle w:val="Caption"/>
        <w:spacing w:before="0" w:after="0"/>
        <w:rPr>
          <w:bCs w:val="0"/>
          <w:color w:val="auto"/>
        </w:rPr>
      </w:pPr>
      <w:bookmarkStart w:id="2245" w:name="_Toc53673899"/>
      <w:bookmarkStart w:id="2246" w:name="_Toc56070691"/>
      <w:bookmarkStart w:id="2247" w:name="_Toc86223259"/>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77288F">
        <w:rPr>
          <w:bCs w:val="0"/>
          <w:noProof/>
          <w:color w:val="auto"/>
        </w:rPr>
        <w:t>74</w:t>
      </w:r>
      <w:r w:rsidR="00340150" w:rsidRPr="007A47F6">
        <w:rPr>
          <w:bCs w:val="0"/>
          <w:color w:val="auto"/>
        </w:rPr>
        <w:fldChar w:fldCharType="end"/>
      </w:r>
      <w:r w:rsidRPr="007A47F6">
        <w:rPr>
          <w:bCs w:val="0"/>
          <w:color w:val="auto"/>
        </w:rPr>
        <w:t xml:space="preserve"> - Arduino IDE</w:t>
      </w:r>
      <w:bookmarkEnd w:id="2245"/>
      <w:bookmarkEnd w:id="2246"/>
      <w:bookmarkEnd w:id="2247"/>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48" w:name="_Toc86223150"/>
      <w:r w:rsidRPr="005F535D">
        <w:rPr>
          <w:lang w:val="en-US"/>
        </w:rPr>
        <w:t>Custom Fonts</w:t>
      </w:r>
      <w:bookmarkEnd w:id="2248"/>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Pr="005F535D">
        <w:rPr>
          <w:rFonts w:ascii="Verdana" w:hAnsi="Verdana" w:cs="Arial"/>
          <w:color w:val="000000"/>
          <w:sz w:val="20"/>
          <w:szCs w:val="20"/>
          <w:lang w:val="en-US"/>
        </w:rPr>
        <w:t>.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3B7DCB0F"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 xml:space="preserve">first unused bitmap handle is zero. </w:t>
      </w:r>
    </w:p>
    <w:p w14:paraId="0DA77598" w14:textId="5424A8FB" w:rsidR="006B5D52" w:rsidRDefault="005F535D" w:rsidP="00CA6F35">
      <w:pPr>
        <w:spacing w:after="0" w:line="240" w:lineRule="auto"/>
        <w:jc w:val="both"/>
      </w:pPr>
      <w:r w:rsidRPr="005F535D">
        <w:rPr>
          <w:rFonts w:ascii="Verdana" w:hAnsi="Verdana" w:cs="Arial"/>
          <w:color w:val="000000"/>
          <w:sz w:val="20"/>
          <w:szCs w:val="20"/>
          <w:lang w:val="en-US"/>
        </w:rPr>
        <w:tab/>
        <w:t xml:space="preserve"> </w:t>
      </w:r>
      <w:r w:rsidR="006B5D52">
        <w:rPr>
          <w:rFonts w:ascii="Verdana" w:hAnsi="Verdana" w:cs="Arial"/>
          <w:noProof/>
          <w:color w:val="000000"/>
          <w:sz w:val="20"/>
          <w:szCs w:val="20"/>
          <w:lang w:eastAsia="en-SG"/>
        </w:rPr>
        <w:drawing>
          <wp:inline distT="0" distB="0" distL="0" distR="0" wp14:anchorId="5EDBD329" wp14:editId="4269CD0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26F88EA2" w:rsidR="005F535D" w:rsidRPr="00CA6F35" w:rsidRDefault="006B5D52" w:rsidP="00CA6F35">
      <w:pPr>
        <w:pStyle w:val="Caption"/>
        <w:spacing w:before="0" w:after="0"/>
        <w:rPr>
          <w:bCs w:val="0"/>
          <w:color w:val="auto"/>
        </w:rPr>
      </w:pPr>
      <w:bookmarkStart w:id="2249" w:name="_Toc53673900"/>
      <w:bookmarkStart w:id="2250" w:name="_Toc56070692"/>
      <w:bookmarkStart w:id="2251" w:name="_Toc86223260"/>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77288F">
        <w:rPr>
          <w:bCs w:val="0"/>
          <w:noProof/>
          <w:color w:val="auto"/>
        </w:rPr>
        <w:t>75</w:t>
      </w:r>
      <w:r w:rsidR="00340150" w:rsidRPr="00CA6F35">
        <w:rPr>
          <w:bCs w:val="0"/>
          <w:color w:val="auto"/>
        </w:rPr>
        <w:fldChar w:fldCharType="end"/>
      </w:r>
      <w:r w:rsidRPr="00CA6F35">
        <w:rPr>
          <w:bCs w:val="0"/>
          <w:color w:val="auto"/>
        </w:rPr>
        <w:t xml:space="preserve"> - Custom font</w:t>
      </w:r>
      <w:bookmarkEnd w:id="2249"/>
      <w:bookmarkEnd w:id="2250"/>
      <w:bookmarkEnd w:id="2251"/>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eastAsia="en-SG"/>
        </w:rPr>
        <w:drawing>
          <wp:inline distT="0" distB="0" distL="0" distR="0" wp14:anchorId="70BD5594" wp14:editId="6FEB7243">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0"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448CC7A1" w:rsidR="005F535D" w:rsidRPr="00CA6F35" w:rsidRDefault="006B5D52" w:rsidP="00CA6F35">
      <w:pPr>
        <w:pStyle w:val="Caption"/>
        <w:spacing w:before="0" w:after="0"/>
        <w:rPr>
          <w:bCs w:val="0"/>
          <w:color w:val="auto"/>
        </w:rPr>
      </w:pPr>
      <w:bookmarkStart w:id="2252" w:name="_Toc53673901"/>
      <w:bookmarkStart w:id="2253" w:name="_Toc56070693"/>
      <w:bookmarkStart w:id="2254" w:name="_Toc86223261"/>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77288F">
        <w:rPr>
          <w:bCs w:val="0"/>
          <w:noProof/>
          <w:color w:val="auto"/>
        </w:rPr>
        <w:t>76</w:t>
      </w:r>
      <w:r w:rsidR="00340150" w:rsidRPr="00CA6F35">
        <w:rPr>
          <w:bCs w:val="0"/>
          <w:color w:val="auto"/>
        </w:rPr>
        <w:fldChar w:fldCharType="end"/>
      </w:r>
      <w:r w:rsidRPr="00CA6F35">
        <w:rPr>
          <w:bCs w:val="0"/>
          <w:color w:val="auto"/>
        </w:rPr>
        <w:t xml:space="preserve"> - Property "Text" of custom font</w:t>
      </w:r>
      <w:bookmarkEnd w:id="2252"/>
      <w:bookmarkEnd w:id="2253"/>
      <w:bookmarkEnd w:id="2254"/>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55" w:name="_Toc86223151"/>
      <w:r w:rsidRPr="007148E2">
        <w:t>Constrain either horizontal or vertical positioning when dragging an objec</w:t>
      </w:r>
      <w:r>
        <w:t>t</w:t>
      </w:r>
      <w:bookmarkEnd w:id="2255"/>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56" w:name="_Toc86223152"/>
      <w:r>
        <w:t>Constrain vertical</w:t>
      </w:r>
      <w:r w:rsidR="00C85791">
        <w:t xml:space="preserve"> </w:t>
      </w:r>
      <w:r w:rsidR="00C85791" w:rsidRPr="007148E2">
        <w:t>positioning</w:t>
      </w:r>
      <w:bookmarkEnd w:id="2256"/>
    </w:p>
    <w:p w14:paraId="318DCA2A" w14:textId="77777777" w:rsidR="00CA6F35" w:rsidRDefault="00CA6F35" w:rsidP="00CA6F35">
      <w:pPr>
        <w:pStyle w:val="ListParagraph"/>
        <w:ind w:left="284"/>
        <w:rPr>
          <w:lang w:val="en-US"/>
        </w:rPr>
      </w:pPr>
    </w:p>
    <w:p w14:paraId="02C702F5" w14:textId="488244FB" w:rsidR="007148E2" w:rsidRDefault="00243BC3" w:rsidP="00CA6F35">
      <w:pPr>
        <w:pStyle w:val="ListParagraph"/>
        <w:numPr>
          <w:ilvl w:val="0"/>
          <w:numId w:val="25"/>
        </w:numPr>
        <w:spacing w:after="0" w:line="240" w:lineRule="auto"/>
        <w:ind w:left="283" w:hanging="357"/>
        <w:jc w:val="both"/>
        <w:rPr>
          <w:lang w:val="en-US"/>
        </w:rPr>
      </w:pPr>
      <w:r>
        <w:rPr>
          <w:lang w:val="en-US"/>
        </w:rPr>
        <w:t>Prepare two objects which need</w:t>
      </w:r>
      <w:r w:rsidR="00CA6F35">
        <w:rPr>
          <w:lang w:val="en-US"/>
        </w:rPr>
        <w:t>s to</w:t>
      </w:r>
      <w:r>
        <w:rPr>
          <w:lang w:val="en-US"/>
        </w:rPr>
        <w:t xml:space="preserve"> align in the same x-coordinate</w:t>
      </w:r>
    </w:p>
    <w:p w14:paraId="158DC06E" w14:textId="6A9B4915" w:rsidR="00243BC3" w:rsidRDefault="00243BC3" w:rsidP="00CA6F35">
      <w:pPr>
        <w:pStyle w:val="ListParagraph"/>
        <w:numPr>
          <w:ilvl w:val="0"/>
          <w:numId w:val="25"/>
        </w:numPr>
        <w:spacing w:after="0" w:line="240" w:lineRule="auto"/>
        <w:ind w:left="283" w:hanging="357"/>
        <w:jc w:val="both"/>
        <w:rPr>
          <w:lang w:val="en-US"/>
        </w:rPr>
      </w:pPr>
      <w:r>
        <w:rPr>
          <w:lang w:val="en-US"/>
        </w:rPr>
        <w:t xml:space="preserve">Press SHIFT and left </w:t>
      </w:r>
      <w:r w:rsidR="00741FBC">
        <w:rPr>
          <w:lang w:val="en-US"/>
        </w:rPr>
        <w:t xml:space="preserve">click </w:t>
      </w:r>
      <w:r>
        <w:rPr>
          <w:lang w:val="en-US"/>
        </w:rPr>
        <w:t>to the aligned object</w:t>
      </w:r>
    </w:p>
    <w:p w14:paraId="51E298E1" w14:textId="71C52EA8" w:rsidR="00243BC3" w:rsidRDefault="00243BC3" w:rsidP="00CA6F35">
      <w:pPr>
        <w:pStyle w:val="ListParagraph"/>
        <w:numPr>
          <w:ilvl w:val="0"/>
          <w:numId w:val="25"/>
        </w:numPr>
        <w:spacing w:after="0" w:line="240" w:lineRule="auto"/>
        <w:ind w:left="283" w:hanging="357"/>
        <w:jc w:val="both"/>
        <w:rPr>
          <w:lang w:val="en-US"/>
        </w:rPr>
      </w:pPr>
      <w:r>
        <w:rPr>
          <w:lang w:val="en-US"/>
        </w:rPr>
        <w:t>Slide it up and down follow</w:t>
      </w:r>
      <w:r w:rsidR="00741FBC">
        <w:rPr>
          <w:lang w:val="en-US"/>
        </w:rPr>
        <w:t>ing</w:t>
      </w:r>
      <w:r>
        <w:rPr>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eastAsia="en-SG"/>
        </w:rPr>
        <w:drawing>
          <wp:inline distT="0" distB="0" distL="0" distR="0" wp14:anchorId="00555AFD" wp14:editId="368B63AF">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31">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1EC89E15" w:rsidR="007148E2" w:rsidRPr="00CA6F35" w:rsidRDefault="00243BC3" w:rsidP="00CA6F35">
      <w:pPr>
        <w:pStyle w:val="Caption"/>
        <w:spacing w:before="0" w:after="0"/>
        <w:rPr>
          <w:bCs w:val="0"/>
          <w:color w:val="auto"/>
        </w:rPr>
      </w:pPr>
      <w:bookmarkStart w:id="2257" w:name="_Toc53673902"/>
      <w:bookmarkStart w:id="2258" w:name="_Toc56070694"/>
      <w:bookmarkStart w:id="2259" w:name="_Toc86223262"/>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77288F">
        <w:rPr>
          <w:bCs w:val="0"/>
          <w:noProof/>
          <w:color w:val="auto"/>
        </w:rPr>
        <w:t>77</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57"/>
      <w:bookmarkEnd w:id="2258"/>
      <w:bookmarkEnd w:id="2259"/>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eastAsia="en-SG"/>
        </w:rPr>
        <w:drawing>
          <wp:inline distT="0" distB="0" distL="0" distR="0" wp14:anchorId="29AE5194" wp14:editId="1C7C076B">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2">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74DAB3A7" w:rsidR="00243BC3" w:rsidRPr="005F4978" w:rsidRDefault="00243BC3" w:rsidP="005F4978">
      <w:pPr>
        <w:pStyle w:val="Caption"/>
        <w:spacing w:before="0" w:after="0"/>
        <w:rPr>
          <w:bCs w:val="0"/>
          <w:color w:val="auto"/>
        </w:rPr>
      </w:pPr>
      <w:bookmarkStart w:id="2260" w:name="_Toc53673903"/>
      <w:bookmarkStart w:id="2261" w:name="_Toc56070695"/>
      <w:bookmarkStart w:id="2262" w:name="_Toc86223263"/>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77288F">
        <w:rPr>
          <w:bCs w:val="0"/>
          <w:noProof/>
          <w:color w:val="auto"/>
        </w:rPr>
        <w:t>78</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60"/>
      <w:bookmarkEnd w:id="2261"/>
      <w:bookmarkEnd w:id="2262"/>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63" w:name="_Toc86223153"/>
      <w:r>
        <w:t>Constrain horizontal</w:t>
      </w:r>
      <w:r w:rsidR="00C85791">
        <w:t xml:space="preserve"> </w:t>
      </w:r>
      <w:r w:rsidR="00C85791" w:rsidRPr="007148E2">
        <w:t>positioning</w:t>
      </w:r>
      <w:bookmarkEnd w:id="2263"/>
    </w:p>
    <w:p w14:paraId="17F0F807" w14:textId="77777777" w:rsidR="005F4978" w:rsidRDefault="005F4978" w:rsidP="005F4978">
      <w:pPr>
        <w:pStyle w:val="ListParagraph"/>
        <w:spacing w:after="0" w:line="360" w:lineRule="auto"/>
        <w:ind w:left="284"/>
        <w:jc w:val="both"/>
        <w:rPr>
          <w:lang w:val="en-US"/>
        </w:rPr>
      </w:pPr>
    </w:p>
    <w:p w14:paraId="1D73BE50" w14:textId="5EC479A3"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Prepare two objects which need</w:t>
      </w:r>
      <w:r w:rsidR="005F4978">
        <w:rPr>
          <w:rFonts w:ascii="Verdana" w:hAnsi="Verdana"/>
          <w:sz w:val="18"/>
          <w:szCs w:val="18"/>
          <w:lang w:val="en-US"/>
        </w:rPr>
        <w:t>s to</w:t>
      </w:r>
      <w:r w:rsidRPr="005F4978">
        <w:rPr>
          <w:rFonts w:ascii="Verdana" w:hAnsi="Verdana"/>
          <w:sz w:val="18"/>
          <w:szCs w:val="18"/>
          <w:lang w:val="en-US"/>
        </w:rPr>
        <w:t xml:space="preserve"> align in the same y-coordinate</w:t>
      </w:r>
    </w:p>
    <w:p w14:paraId="7C58C479" w14:textId="2CFB6BAE"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 xml:space="preserve">Press </w:t>
      </w:r>
      <w:r w:rsidR="00F912C3" w:rsidRPr="005F4978">
        <w:rPr>
          <w:rFonts w:ascii="Verdana" w:hAnsi="Verdana"/>
          <w:sz w:val="18"/>
          <w:szCs w:val="18"/>
          <w:lang w:val="en-US"/>
        </w:rPr>
        <w:t>ALT</w:t>
      </w:r>
      <w:r w:rsidRPr="005F4978">
        <w:rPr>
          <w:rFonts w:ascii="Verdana" w:hAnsi="Verdana"/>
          <w:sz w:val="18"/>
          <w:szCs w:val="18"/>
          <w:lang w:val="en-US"/>
        </w:rPr>
        <w:t xml:space="preserve"> and left click to the aligned object</w:t>
      </w:r>
    </w:p>
    <w:p w14:paraId="747645BF" w14:textId="46CCFB07"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eastAsia="en-SG"/>
        </w:rPr>
        <w:drawing>
          <wp:inline distT="0" distB="0" distL="0" distR="0" wp14:anchorId="5E39D850" wp14:editId="5D355B5A">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3">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2714B60F" w:rsidR="00243BC3" w:rsidRPr="00580DFD" w:rsidRDefault="00F912C3" w:rsidP="00580DFD">
      <w:pPr>
        <w:pStyle w:val="Caption"/>
        <w:spacing w:before="0" w:after="0"/>
        <w:rPr>
          <w:bCs w:val="0"/>
          <w:color w:val="auto"/>
        </w:rPr>
      </w:pPr>
      <w:bookmarkStart w:id="2264" w:name="_Toc53673904"/>
      <w:bookmarkStart w:id="2265" w:name="_Toc56070696"/>
      <w:bookmarkStart w:id="2266" w:name="_Toc86223264"/>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77288F">
        <w:rPr>
          <w:bCs w:val="0"/>
          <w:noProof/>
          <w:color w:val="auto"/>
        </w:rPr>
        <w:t>79</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64"/>
      <w:bookmarkEnd w:id="2265"/>
      <w:bookmarkEnd w:id="2266"/>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eastAsia="en-SG"/>
        </w:rPr>
        <w:drawing>
          <wp:inline distT="0" distB="0" distL="0" distR="0" wp14:anchorId="7D66AC39" wp14:editId="62FE7079">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4">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45E18274" w:rsidR="004F389D" w:rsidRPr="00580DFD" w:rsidRDefault="008C5BE6" w:rsidP="00580DFD">
      <w:pPr>
        <w:pStyle w:val="Caption"/>
        <w:spacing w:before="0" w:after="0"/>
        <w:rPr>
          <w:bCs w:val="0"/>
          <w:color w:val="auto"/>
        </w:rPr>
      </w:pPr>
      <w:bookmarkStart w:id="2267" w:name="_Toc53673905"/>
      <w:bookmarkStart w:id="2268" w:name="_Toc56070697"/>
      <w:bookmarkStart w:id="2269" w:name="_Toc86223265"/>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77288F">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67"/>
      <w:bookmarkEnd w:id="2268"/>
      <w:bookmarkEnd w:id="2269"/>
    </w:p>
    <w:p w14:paraId="7D5295E3" w14:textId="77777777" w:rsidR="004F389D" w:rsidRDefault="004F389D">
      <w:pPr>
        <w:rPr>
          <w:rFonts w:ascii="Verdana" w:hAnsi="Verdana"/>
          <w:b/>
          <w:bCs/>
          <w:color w:val="4F81BD" w:themeColor="accent1"/>
          <w:sz w:val="18"/>
          <w:szCs w:val="18"/>
        </w:rPr>
      </w:pPr>
      <w:r>
        <w:br w:type="page"/>
      </w:r>
    </w:p>
    <w:p w14:paraId="3C6AEABA" w14:textId="493ACD8E" w:rsidR="005F535D" w:rsidRPr="005F535D" w:rsidRDefault="002D45AA" w:rsidP="006C4AF3">
      <w:pPr>
        <w:pStyle w:val="Heading1"/>
        <w:rPr>
          <w:lang w:val="en-US"/>
        </w:rPr>
      </w:pPr>
      <w:r>
        <w:rPr>
          <w:lang w:val="en-US"/>
        </w:rPr>
        <w:t xml:space="preserve"> </w:t>
      </w:r>
      <w:bookmarkStart w:id="2270" w:name="_Toc86223154"/>
      <w:r w:rsidR="005F535D" w:rsidRPr="005F535D">
        <w:rPr>
          <w:lang w:val="en-US"/>
        </w:rPr>
        <w:t>Command Usage Examples</w:t>
      </w:r>
      <w:bookmarkEnd w:id="2270"/>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71" w:name="_Toc86223155"/>
      <w:r w:rsidRPr="00F02D16">
        <w:rPr>
          <w:lang w:val="en-US"/>
        </w:rPr>
        <w:t>CMD_PLAYVIDEO</w:t>
      </w:r>
      <w:bookmarkEnd w:id="2271"/>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3F36B9">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F535D" w:rsidRDefault="005F535D" w:rsidP="003F36B9">
      <w:pPr>
        <w:pStyle w:val="Heading4"/>
        <w:rPr>
          <w:lang w:val="en-US"/>
        </w:rPr>
      </w:pPr>
      <w:r w:rsidRPr="005F535D">
        <w:rPr>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F535D" w:rsidRDefault="005F535D" w:rsidP="003F36B9">
      <w:pPr>
        <w:pStyle w:val="Heading4"/>
        <w:rPr>
          <w:lang w:val="en-US"/>
        </w:rPr>
      </w:pPr>
      <w:r w:rsidRPr="005F535D">
        <w:rPr>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F535D" w:rsidRDefault="005F535D" w:rsidP="003F36B9">
      <w:pPr>
        <w:pStyle w:val="Heading4"/>
        <w:rPr>
          <w:lang w:val="en-US"/>
        </w:rPr>
      </w:pPr>
      <w:r w:rsidRPr="005F535D">
        <w:rPr>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8819649"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72" w:name="_Toc86223156"/>
      <w:r w:rsidRPr="005F535D">
        <w:rPr>
          <w:lang w:val="en-US"/>
        </w:rPr>
        <w:t>CMD_LOADIMAGE</w:t>
      </w:r>
      <w:bookmarkEnd w:id="2272"/>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487AC3B3"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an FT81X bitmap, in RAM_G. PNG image source can only be specified in FT81X </w:t>
      </w:r>
      <w:r w:rsidR="0001260B">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01260B">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F535D" w:rsidRDefault="00C4716A" w:rsidP="00CC7439">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10425F4F" w:rsidR="005F535D" w:rsidRPr="005F535D" w:rsidRDefault="00CF7A5B" w:rsidP="00CC7439">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7C395A11"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CC7439">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F535D" w:rsidRDefault="005F535D" w:rsidP="00CC7439">
      <w:pPr>
        <w:pStyle w:val="Heading4"/>
        <w:rPr>
          <w:lang w:val="en-US"/>
        </w:rPr>
      </w:pPr>
      <w:r w:rsidRPr="005F535D">
        <w:rPr>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5BB7A36E"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4622636C"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F535D" w:rsidRDefault="00B77C68" w:rsidP="00CC7439">
      <w:pPr>
        <w:pStyle w:val="Heading4"/>
        <w:rPr>
          <w:lang w:val="en-US"/>
        </w:rPr>
      </w:pPr>
      <w:r>
        <w:rPr>
          <w:lang w:val="en-US"/>
        </w:rPr>
        <w:t>Additional</w:t>
      </w:r>
      <w:r w:rsidR="005F535D" w:rsidRPr="005F535D">
        <w:rPr>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13A4635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doesn't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2CCB0C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7C293715"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 formats.  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73" w:name="_Toc86223157"/>
      <w:r w:rsidRPr="005F535D">
        <w:rPr>
          <w:lang w:val="en-US"/>
        </w:rPr>
        <w:t>CMD_SETBITMAP</w:t>
      </w:r>
      <w:bookmarkEnd w:id="2273"/>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1BCA6106"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F535D" w:rsidRDefault="005F535D" w:rsidP="00D52BB0">
      <w:pPr>
        <w:pStyle w:val="Heading4"/>
        <w:rPr>
          <w:lang w:val="en-US"/>
        </w:rPr>
      </w:pPr>
      <w:r w:rsidRPr="005F535D">
        <w:rPr>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D52BB0">
      <w:pPr>
        <w:pStyle w:val="Heading4"/>
        <w:rPr>
          <w:lang w:val="en-US"/>
        </w:rPr>
      </w:pPr>
      <w:r w:rsidRPr="005F535D">
        <w:rPr>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F535D" w:rsidRDefault="005F535D" w:rsidP="00D52BB0">
      <w:pPr>
        <w:pStyle w:val="Heading4"/>
        <w:rPr>
          <w:lang w:val="en-US"/>
        </w:rPr>
      </w:pPr>
      <w:r w:rsidRPr="005F535D">
        <w:rPr>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F535D" w:rsidRDefault="00B77C68" w:rsidP="00D52BB0">
      <w:pPr>
        <w:pStyle w:val="Heading4"/>
        <w:rPr>
          <w:lang w:val="en-US"/>
        </w:rPr>
      </w:pPr>
      <w:r>
        <w:rPr>
          <w:lang w:val="en-US"/>
        </w:rPr>
        <w:t>Additional</w:t>
      </w:r>
      <w:r w:rsidR="005F535D" w:rsidRPr="005F535D">
        <w:rPr>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77777777"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74" w:name="_Toc86223158"/>
      <w:r w:rsidRPr="005F535D">
        <w:rPr>
          <w:lang w:val="en-US"/>
        </w:rPr>
        <w:t>CMD_SNAPSHOT</w:t>
      </w:r>
      <w:bookmarkEnd w:id="2274"/>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F535D" w:rsidRDefault="005F535D" w:rsidP="00D52BB0">
      <w:pPr>
        <w:pStyle w:val="Heading4"/>
        <w:rPr>
          <w:lang w:val="en-US"/>
        </w:rPr>
      </w:pPr>
      <w:r w:rsidRPr="005F535D">
        <w:rPr>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F535D" w:rsidRDefault="005F535D" w:rsidP="00D52BB0">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D52BB0">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D52BB0">
      <w:pPr>
        <w:pStyle w:val="Heading4"/>
        <w:rPr>
          <w:lang w:val="en-US"/>
        </w:rPr>
      </w:pPr>
      <w:r>
        <w:rPr>
          <w:lang w:val="en-US"/>
        </w:rPr>
        <w:t>Additional</w:t>
      </w:r>
      <w:r w:rsidR="005F535D" w:rsidRPr="005F535D">
        <w:rPr>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8A18622"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75" w:name="_Toc86223159"/>
      <w:r w:rsidRPr="005F535D">
        <w:rPr>
          <w:lang w:val="en-US"/>
        </w:rPr>
        <w:t>CMD_SKETCH</w:t>
      </w:r>
      <w:bookmarkEnd w:id="2275"/>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5F535D" w:rsidRDefault="005F535D" w:rsidP="00D52BB0">
      <w:pPr>
        <w:pStyle w:val="Heading4"/>
        <w:rPr>
          <w:lang w:val="en-US"/>
        </w:rPr>
      </w:pPr>
      <w:r w:rsidRPr="005F535D">
        <w:rPr>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Default="005F535D" w:rsidP="00F27EEC">
      <w:pPr>
        <w:spacing w:after="0" w:line="240" w:lineRule="auto"/>
        <w:jc w:val="both"/>
        <w:rPr>
          <w:rFonts w:ascii="Verdana" w:hAnsi="Verdana" w:cs="Arial"/>
          <w:color w:val="000000"/>
          <w:sz w:val="20"/>
          <w:szCs w:val="20"/>
          <w:lang w:val="en-US"/>
        </w:rPr>
      </w:pPr>
    </w:p>
    <w:p w14:paraId="186EB6E8" w14:textId="77777777" w:rsidR="00F27EEC" w:rsidRPr="005F535D" w:rsidRDefault="00F27EEC" w:rsidP="00F27EEC">
      <w:pPr>
        <w:spacing w:after="0" w:line="240" w:lineRule="auto"/>
        <w:jc w:val="both"/>
        <w:rPr>
          <w:rFonts w:ascii="Verdana" w:hAnsi="Verdana" w:cs="Arial"/>
          <w:color w:val="000000"/>
          <w:sz w:val="20"/>
          <w:szCs w:val="20"/>
          <w:lang w:val="en-US"/>
        </w:rPr>
      </w:pPr>
    </w:p>
    <w:p w14:paraId="35EECDAF" w14:textId="77777777" w:rsidR="005F535D" w:rsidRPr="005F535D" w:rsidRDefault="005F535D" w:rsidP="00D52BB0">
      <w:pPr>
        <w:pStyle w:val="Heading4"/>
        <w:rPr>
          <w:lang w:val="en-US"/>
        </w:rPr>
      </w:pPr>
      <w:r w:rsidRPr="005F535D">
        <w:rPr>
          <w:lang w:val="en-US"/>
        </w:rPr>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D52BB0">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5F535D" w:rsidRDefault="00FA099C" w:rsidP="00F27EEC">
      <w:pPr>
        <w:pStyle w:val="Heading4"/>
        <w:rPr>
          <w:lang w:val="en-US"/>
        </w:rPr>
      </w:pPr>
      <w:r>
        <w:rPr>
          <w:lang w:val="en-US"/>
        </w:rPr>
        <w:t>Additional</w:t>
      </w:r>
      <w:r w:rsidR="005F535D" w:rsidRPr="005F535D">
        <w:rPr>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76" w:name="_Toc86223160"/>
      <w:r w:rsidRPr="005F535D">
        <w:rPr>
          <w:lang w:val="en-US"/>
        </w:rPr>
        <w:t>CMD_SNAPSHOT2</w:t>
      </w:r>
      <w:bookmarkEnd w:id="2276"/>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1CE5F822"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a specific screen region and put the bitmap data in the specified RAM_G location, the capturing bitmap format can be RGB565 or ARGB4.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C4719D">
      <w:pPr>
        <w:pStyle w:val="Heading4"/>
        <w:rPr>
          <w:lang w:val="en-US"/>
        </w:rPr>
      </w:pPr>
      <w:r w:rsidRPr="005F535D">
        <w:rPr>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5F535D" w:rsidRDefault="005F535D" w:rsidP="004A7EAA">
      <w:pPr>
        <w:pStyle w:val="Heading4"/>
        <w:rPr>
          <w:lang w:val="en-US"/>
        </w:rPr>
      </w:pPr>
      <w:r w:rsidRPr="005F535D">
        <w:rPr>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5F535D" w:rsidRDefault="005F535D" w:rsidP="00C4719D">
      <w:pPr>
        <w:pStyle w:val="Heading4"/>
        <w:rPr>
          <w:lang w:val="en-US"/>
        </w:rPr>
      </w:pPr>
      <w:r w:rsidRPr="005F535D">
        <w:rPr>
          <w:lang w:val="en-US"/>
        </w:rPr>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5F535D" w:rsidRDefault="00FA099C" w:rsidP="00C4719D">
      <w:pPr>
        <w:pStyle w:val="Heading4"/>
        <w:rPr>
          <w:lang w:val="en-US"/>
        </w:rPr>
      </w:pPr>
      <w:r>
        <w:rPr>
          <w:lang w:val="en-US"/>
        </w:rPr>
        <w:t>Additional</w:t>
      </w:r>
      <w:r w:rsidR="005F535D" w:rsidRPr="005F535D">
        <w:rPr>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26E4ECA"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77" w:name="_Toc86223161"/>
      <w:r w:rsidRPr="005F535D">
        <w:rPr>
          <w:lang w:val="en-US"/>
        </w:rPr>
        <w:t>VERTEX_TRANSLATE_X/Y</w:t>
      </w:r>
      <w:bookmarkEnd w:id="2277"/>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D4BFD3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objects, but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  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D52BB0">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5F535D" w:rsidRDefault="005F535D" w:rsidP="00D52BB0">
      <w:pPr>
        <w:pStyle w:val="Heading4"/>
        <w:rPr>
          <w:lang w:val="en-US"/>
        </w:rPr>
      </w:pPr>
      <w:r w:rsidRPr="005F535D">
        <w:rPr>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D52BB0">
      <w:pPr>
        <w:pStyle w:val="Heading4"/>
        <w:rPr>
          <w:lang w:val="en-US"/>
        </w:rPr>
      </w:pPr>
      <w:r w:rsidRPr="005F535D">
        <w:rPr>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4DE656B6" w:rsidR="005F535D" w:rsidRPr="005F535D" w:rsidRDefault="00FA099C" w:rsidP="00D52BB0">
      <w:pPr>
        <w:pStyle w:val="Heading4"/>
        <w:rPr>
          <w:lang w:val="en-US"/>
        </w:rPr>
      </w:pPr>
      <w:r>
        <w:rPr>
          <w:lang w:val="en-US"/>
        </w:rPr>
        <w:t>Additional</w:t>
      </w:r>
      <w:r w:rsidR="005F535D" w:rsidRPr="005F535D">
        <w:rPr>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78" w:name="_Toc86223162"/>
      <w:r w:rsidRPr="005F535D">
        <w:rPr>
          <w:lang w:val="en-US"/>
        </w:rPr>
        <w:t>CMD_MEDIAFIFO</w:t>
      </w:r>
      <w:bookmarkEnd w:id="2278"/>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4A41740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  Due to the fact that if option OPT_MEDIAFIFO is not selected then all data will be loaded 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D52BB0">
      <w:pPr>
        <w:pStyle w:val="Heading4"/>
        <w:rPr>
          <w:lang w:val="en-US"/>
        </w:rPr>
      </w:pPr>
      <w:r w:rsidRPr="005F535D">
        <w:rPr>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5F535D" w:rsidRDefault="005F535D" w:rsidP="00D52BB0">
      <w:pPr>
        <w:pStyle w:val="Heading4"/>
        <w:rPr>
          <w:lang w:val="en-US"/>
        </w:rPr>
      </w:pPr>
      <w:r w:rsidRPr="005F535D">
        <w:rPr>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5F535D" w:rsidRDefault="005F535D" w:rsidP="00D52BB0">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79" w:name="_Toc86223163"/>
      <w:r w:rsidRPr="005F535D">
        <w:rPr>
          <w:lang w:val="en-US"/>
        </w:rPr>
        <w:t>CMD_SETBASE</w:t>
      </w:r>
      <w:bookmarkEnd w:id="2279"/>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5F535D" w:rsidRDefault="005F535D" w:rsidP="00D52BB0">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5F535D" w:rsidRDefault="005F535D" w:rsidP="00D52BB0">
      <w:pPr>
        <w:pStyle w:val="Heading4"/>
        <w:rPr>
          <w:lang w:val="en-US"/>
        </w:rPr>
      </w:pPr>
      <w:r w:rsidRPr="005F535D">
        <w:rPr>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03C39ABD" w14:textId="77777777" w:rsidR="004A6B10" w:rsidRPr="005F535D" w:rsidRDefault="004A6B10" w:rsidP="005F535D">
      <w:pPr>
        <w:spacing w:after="0" w:line="240" w:lineRule="auto"/>
        <w:rPr>
          <w:rFonts w:ascii="Verdana" w:hAnsi="Verdana" w:cs="Arial"/>
          <w:color w:val="000000"/>
          <w:sz w:val="20"/>
          <w:szCs w:val="20"/>
          <w:lang w:val="en-US"/>
        </w:rPr>
      </w:pPr>
    </w:p>
    <w:p w14:paraId="4EAFF2C6" w14:textId="77777777" w:rsidR="005F535D" w:rsidRPr="005F535D" w:rsidRDefault="005F535D" w:rsidP="00D52BB0">
      <w:pPr>
        <w:pStyle w:val="Heading4"/>
        <w:rPr>
          <w:lang w:val="en-US"/>
        </w:rPr>
      </w:pPr>
      <w:r w:rsidRPr="005F535D">
        <w:rPr>
          <w:lang w:val="en-US"/>
        </w:rPr>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80" w:name="_Toc86223164"/>
      <w:r w:rsidRPr="005F535D">
        <w:rPr>
          <w:lang w:val="en-US"/>
        </w:rPr>
        <w:t>CMD_ROMFONT</w:t>
      </w:r>
      <w:bookmarkEnd w:id="2280"/>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36ABBEEB"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fonts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5F535D" w:rsidRDefault="005F535D" w:rsidP="00D52BB0">
      <w:pPr>
        <w:pStyle w:val="Heading4"/>
        <w:rPr>
          <w:lang w:val="en-US"/>
        </w:rPr>
      </w:pPr>
      <w:r w:rsidRPr="005F535D">
        <w:rPr>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D52BB0">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5F535D" w:rsidRDefault="00FA099C" w:rsidP="00D52BB0">
      <w:pPr>
        <w:pStyle w:val="Heading4"/>
        <w:rPr>
          <w:rFonts w:ascii="Verdana" w:hAnsi="Verdana" w:cs="Arial"/>
          <w:color w:val="000000"/>
          <w:sz w:val="20"/>
          <w:szCs w:val="20"/>
          <w:lang w:val="en-US"/>
        </w:rPr>
      </w:pPr>
      <w:r>
        <w:rPr>
          <w:lang w:val="en-US"/>
        </w:rPr>
        <w:t>Additional</w:t>
      </w:r>
      <w:r w:rsidR="005F535D" w:rsidRPr="005F535D">
        <w:rPr>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56970FD6"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devices. Bitmap handle parameter is limited to 0-31. Other than the ability to re-associate a bitmap font handle to a different handle, ROM fonts 32-34 have to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81" w:name="_Toc86223165"/>
      <w:r w:rsidRPr="005F535D">
        <w:rPr>
          <w:lang w:val="en-US"/>
        </w:rPr>
        <w:t>PALETTE_SOURCE</w:t>
      </w:r>
      <w:bookmarkEnd w:id="2281"/>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3EDC9B0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tables are located in the RAM_G. PALETTED_SOURCE allows the user to specify the look-up table for 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525B0008"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can only be use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77777777" w:rsidR="004A6B10" w:rsidRPr="005F535D" w:rsidRDefault="004A6B10" w:rsidP="004A6B10">
      <w:pPr>
        <w:spacing w:after="0" w:line="240" w:lineRule="auto"/>
        <w:jc w:val="both"/>
        <w:rPr>
          <w:rFonts w:ascii="Verdana" w:hAnsi="Verdana" w:cs="Arial"/>
          <w:color w:val="000000"/>
          <w:sz w:val="20"/>
          <w:szCs w:val="20"/>
          <w:lang w:val="en-US"/>
        </w:rPr>
      </w:pPr>
    </w:p>
    <w:p w14:paraId="42B4FBAB" w14:textId="77777777" w:rsidR="005F535D" w:rsidRPr="005F535D" w:rsidRDefault="005F535D" w:rsidP="00D52BB0">
      <w:pPr>
        <w:pStyle w:val="Heading4"/>
        <w:rPr>
          <w:lang w:val="en-US"/>
        </w:rPr>
      </w:pPr>
      <w:r w:rsidRPr="005F535D">
        <w:rPr>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(A</w:t>
      </w:r>
      <w:r w:rsidRPr="005F535D">
        <w:t>ddr)</w:t>
      </w:r>
    </w:p>
    <w:p w14:paraId="5475DCC6" w14:textId="77777777" w:rsidR="005F535D" w:rsidRPr="005F535D" w:rsidRDefault="005F535D" w:rsidP="00D52BB0">
      <w:pPr>
        <w:pStyle w:val="Heading4"/>
        <w:rPr>
          <w:lang w:val="en-US"/>
        </w:rPr>
      </w:pPr>
      <w:r w:rsidRPr="005F535D">
        <w:rPr>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77777777"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xml:space="preserve">- The starting address of the look-up table in RAM_G.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5F535D" w:rsidRDefault="005F535D" w:rsidP="00D52BB0">
      <w:pPr>
        <w:pStyle w:val="Heading4"/>
        <w:rPr>
          <w:lang w:val="en-US"/>
        </w:rPr>
      </w:pPr>
      <w:r w:rsidRPr="005F535D">
        <w:rPr>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5F535D" w:rsidRDefault="00FA099C" w:rsidP="004A6B10">
      <w:pPr>
        <w:pStyle w:val="Heading4"/>
        <w:rPr>
          <w:lang w:val="en-US"/>
        </w:rPr>
      </w:pPr>
      <w:r>
        <w:rPr>
          <w:lang w:val="en-US"/>
        </w:rPr>
        <w:t>Additional</w:t>
      </w:r>
      <w:r w:rsidR="005F535D" w:rsidRPr="005F535D">
        <w:rPr>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82" w:name="_Toc86223166"/>
      <w:r>
        <w:rPr>
          <w:lang w:val="en-US"/>
        </w:rPr>
        <w:t>CMD_SETFONT2</w:t>
      </w:r>
      <w:bookmarkEnd w:id="2282"/>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5F535D" w:rsidRDefault="00752B81" w:rsidP="00D52BB0">
      <w:pPr>
        <w:pStyle w:val="Heading4"/>
        <w:rPr>
          <w:lang w:val="en-US"/>
        </w:rPr>
      </w:pPr>
      <w:r w:rsidRPr="005F535D">
        <w:rPr>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5F535D" w:rsidRDefault="00752B81" w:rsidP="00D52BB0">
      <w:pPr>
        <w:pStyle w:val="Heading4"/>
        <w:rPr>
          <w:lang w:val="en-US"/>
        </w:rPr>
      </w:pPr>
      <w:r w:rsidRPr="005F535D">
        <w:rPr>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062BCF" w:rsidRDefault="00752B81" w:rsidP="00D52BB0">
      <w:pPr>
        <w:pStyle w:val="Heading4"/>
        <w:rPr>
          <w:lang w:val="en-US"/>
        </w:rPr>
      </w:pPr>
      <w:r w:rsidRPr="005F535D">
        <w:rPr>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eastAsia="en-SG"/>
        </w:rPr>
        <w:drawing>
          <wp:inline distT="0" distB="0" distL="0" distR="0" wp14:anchorId="6900076E" wp14:editId="562DB78F">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30083247" w14:textId="77777777" w:rsidR="00C57AD9" w:rsidRDefault="00C57AD9" w:rsidP="009702C0">
      <w:pPr>
        <w:spacing w:after="0" w:line="240" w:lineRule="auto"/>
        <w:jc w:val="both"/>
        <w:rPr>
          <w:rFonts w:ascii="Verdana" w:hAnsi="Verdana" w:cs="Arial"/>
          <w:color w:val="000000"/>
          <w:sz w:val="20"/>
          <w:szCs w:val="20"/>
          <w:lang w:val="en-US"/>
        </w:rPr>
      </w:pPr>
    </w:p>
    <w:p w14:paraId="457DABC1" w14:textId="77777777" w:rsidR="00C57AD9" w:rsidRDefault="00C57AD9" w:rsidP="009702C0">
      <w:pPr>
        <w:spacing w:after="0" w:line="240" w:lineRule="auto"/>
        <w:jc w:val="both"/>
        <w:rPr>
          <w:rFonts w:ascii="Verdana" w:hAnsi="Verdana" w:cs="Arial"/>
          <w:color w:val="000000"/>
          <w:sz w:val="20"/>
          <w:szCs w:val="20"/>
          <w:lang w:val="en-US"/>
        </w:rPr>
      </w:pPr>
    </w:p>
    <w:p w14:paraId="0132DC6A"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83" w:name="_Toc86223167"/>
      <w:r>
        <w:rPr>
          <w:lang w:val="en-US"/>
        </w:rPr>
        <w:t>CMD_TEXT</w:t>
      </w:r>
      <w:bookmarkEnd w:id="2283"/>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5F535D" w:rsidRDefault="005659C9" w:rsidP="009702C0">
      <w:pPr>
        <w:pStyle w:val="Heading4"/>
        <w:rPr>
          <w:lang w:val="en-US"/>
        </w:rPr>
      </w:pPr>
      <w:r w:rsidRPr="005F535D">
        <w:rPr>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5F535D" w:rsidRDefault="005659C9" w:rsidP="009702C0">
      <w:pPr>
        <w:pStyle w:val="Heading4"/>
        <w:rPr>
          <w:lang w:val="en-US"/>
        </w:rPr>
      </w:pPr>
      <w:r w:rsidRPr="005F535D">
        <w:rPr>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062BCF" w:rsidRDefault="005659C9" w:rsidP="009702C0">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eastAsia="en-SG"/>
        </w:rPr>
        <w:drawing>
          <wp:inline distT="0" distB="0" distL="0" distR="0" wp14:anchorId="2864DA7C" wp14:editId="32E7CE7A">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A83D8B">
      <w:pPr>
        <w:pStyle w:val="Heading1"/>
        <w:ind w:left="426"/>
        <w:rPr>
          <w:lang w:val="en-US"/>
        </w:rPr>
      </w:pPr>
      <w:bookmarkStart w:id="2284" w:name="_Toc86223168"/>
      <w:r w:rsidRPr="005F535D">
        <w:rPr>
          <w:lang w:val="en-US"/>
        </w:rPr>
        <w:t xml:space="preserve">Working </w:t>
      </w:r>
      <w:r w:rsidR="00FA099C">
        <w:rPr>
          <w:lang w:val="en-US"/>
        </w:rPr>
        <w:t>w</w:t>
      </w:r>
      <w:r w:rsidRPr="005F535D">
        <w:rPr>
          <w:lang w:val="en-US"/>
        </w:rPr>
        <w:t>ith EVE Screen Editor</w:t>
      </w:r>
      <w:bookmarkEnd w:id="2284"/>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773C3A06"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85" w:name="_Toc86223169"/>
      <w:r w:rsidRPr="00A40610">
        <w:rPr>
          <w:lang w:val="en-US"/>
        </w:rPr>
        <w:t>Connect with Hardware</w:t>
      </w:r>
      <w:bookmarkEnd w:id="2285"/>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eastAsia="en-SG"/>
        </w:rPr>
        <w:drawing>
          <wp:inline distT="0" distB="0" distL="0" distR="0" wp14:anchorId="015AF33A" wp14:editId="01E8FCE2">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80731" cy="1493328"/>
                    </a:xfrm>
                    <a:prstGeom prst="rect">
                      <a:avLst/>
                    </a:prstGeom>
                  </pic:spPr>
                </pic:pic>
              </a:graphicData>
            </a:graphic>
          </wp:inline>
        </w:drawing>
      </w:r>
    </w:p>
    <w:p w14:paraId="591657A6" w14:textId="6CE6E30F" w:rsidR="005F535D" w:rsidRPr="00225178" w:rsidRDefault="00785BE3" w:rsidP="00225178">
      <w:pPr>
        <w:pStyle w:val="Caption"/>
        <w:spacing w:before="0" w:after="0"/>
        <w:rPr>
          <w:bCs w:val="0"/>
          <w:color w:val="auto"/>
        </w:rPr>
      </w:pPr>
      <w:bookmarkStart w:id="2286" w:name="_Toc53673906"/>
      <w:bookmarkStart w:id="2287" w:name="_Toc56070698"/>
      <w:bookmarkStart w:id="2288" w:name="_Toc86223266"/>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77288F">
        <w:rPr>
          <w:bCs w:val="0"/>
          <w:noProof/>
          <w:color w:val="auto"/>
        </w:rPr>
        <w:t>81</w:t>
      </w:r>
      <w:r w:rsidR="008832AF" w:rsidRPr="00225178">
        <w:rPr>
          <w:bCs w:val="0"/>
          <w:color w:val="auto"/>
        </w:rPr>
        <w:fldChar w:fldCharType="end"/>
      </w:r>
      <w:r w:rsidRPr="00225178">
        <w:rPr>
          <w:bCs w:val="0"/>
          <w:color w:val="auto"/>
        </w:rPr>
        <w:t xml:space="preserve"> - Connect Device</w:t>
      </w:r>
      <w:bookmarkEnd w:id="2286"/>
      <w:bookmarkEnd w:id="2287"/>
      <w:bookmarkEnd w:id="2288"/>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28544" behindDoc="0" locked="0" layoutInCell="1" allowOverlap="1" wp14:anchorId="5051BFCA" wp14:editId="623A266B">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eastAsia="en-SG"/>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38">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6B9720E3" w:rsidR="005F535D" w:rsidRPr="00F733F5" w:rsidRDefault="00134EE9" w:rsidP="00F733F5">
      <w:pPr>
        <w:pStyle w:val="Caption"/>
        <w:spacing w:before="0" w:after="0"/>
        <w:rPr>
          <w:bCs w:val="0"/>
          <w:color w:val="auto"/>
        </w:rPr>
      </w:pPr>
      <w:bookmarkStart w:id="2289" w:name="_Toc53673907"/>
      <w:bookmarkStart w:id="2290" w:name="_Toc56070699"/>
      <w:bookmarkStart w:id="2291" w:name="_Toc86223267"/>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77288F">
        <w:rPr>
          <w:bCs w:val="0"/>
          <w:noProof/>
          <w:color w:val="auto"/>
        </w:rPr>
        <w:t>82</w:t>
      </w:r>
      <w:r w:rsidR="00340150" w:rsidRPr="00F733F5">
        <w:rPr>
          <w:bCs w:val="0"/>
          <w:color w:val="auto"/>
        </w:rPr>
        <w:fldChar w:fldCharType="end"/>
      </w:r>
      <w:r w:rsidRPr="00F733F5">
        <w:rPr>
          <w:bCs w:val="0"/>
          <w:color w:val="auto"/>
        </w:rPr>
        <w:t xml:space="preserve"> - Device connected</w:t>
      </w:r>
      <w:bookmarkEnd w:id="2289"/>
      <w:bookmarkEnd w:id="2290"/>
      <w:bookmarkEnd w:id="2291"/>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4CDFB7A4"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00514B13">
        <w:rPr>
          <w:rFonts w:ascii="Verdana" w:hAnsi="Verdana" w:cs="Arial"/>
          <w:sz w:val="20"/>
          <w:szCs w:val="20"/>
          <w:lang w:val="en-US"/>
        </w:rPr>
        <w:t xml:space="preserve"> </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eastAsia="en-SG"/>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61926" cy="1597583"/>
                    </a:xfrm>
                    <a:prstGeom prst="rect">
                      <a:avLst/>
                    </a:prstGeom>
                  </pic:spPr>
                </pic:pic>
              </a:graphicData>
            </a:graphic>
          </wp:inline>
        </w:drawing>
      </w:r>
    </w:p>
    <w:p w14:paraId="4C0CA803" w14:textId="2FE005C4" w:rsidR="005F535D" w:rsidRPr="00660659" w:rsidRDefault="00134EE9" w:rsidP="00660659">
      <w:pPr>
        <w:pStyle w:val="Caption"/>
        <w:spacing w:before="0" w:after="0"/>
        <w:rPr>
          <w:bCs w:val="0"/>
          <w:color w:val="auto"/>
        </w:rPr>
      </w:pPr>
      <w:bookmarkStart w:id="2292" w:name="_Toc53673908"/>
      <w:bookmarkStart w:id="2293" w:name="_Toc56070700"/>
      <w:bookmarkStart w:id="2294" w:name="_Toc86223268"/>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77288F">
        <w:rPr>
          <w:bCs w:val="0"/>
          <w:noProof/>
          <w:color w:val="auto"/>
        </w:rPr>
        <w:t>83</w:t>
      </w:r>
      <w:r w:rsidR="00340150" w:rsidRPr="00660659">
        <w:rPr>
          <w:bCs w:val="0"/>
          <w:color w:val="auto"/>
        </w:rPr>
        <w:fldChar w:fldCharType="end"/>
      </w:r>
      <w:r w:rsidRPr="00660659">
        <w:rPr>
          <w:bCs w:val="0"/>
          <w:color w:val="auto"/>
        </w:rPr>
        <w:t xml:space="preserve"> - Select correct device type</w:t>
      </w:r>
      <w:bookmarkEnd w:id="2292"/>
      <w:bookmarkEnd w:id="2293"/>
      <w:bookmarkEnd w:id="2294"/>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eastAsia="en-SG"/>
        </w:rPr>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12611" cy="3863653"/>
                    </a:xfrm>
                    <a:prstGeom prst="rect">
                      <a:avLst/>
                    </a:prstGeom>
                  </pic:spPr>
                </pic:pic>
              </a:graphicData>
            </a:graphic>
          </wp:inline>
        </w:drawing>
      </w:r>
    </w:p>
    <w:p w14:paraId="54EACAFF" w14:textId="150D54C5" w:rsidR="00886B74" w:rsidRPr="005F0178" w:rsidRDefault="007801D1" w:rsidP="005F0178">
      <w:pPr>
        <w:pStyle w:val="Caption"/>
        <w:spacing w:before="0" w:after="0"/>
        <w:rPr>
          <w:bCs w:val="0"/>
          <w:color w:val="auto"/>
        </w:rPr>
      </w:pPr>
      <w:bookmarkStart w:id="2295" w:name="_Toc53673909"/>
      <w:bookmarkStart w:id="2296" w:name="_Toc56070701"/>
      <w:bookmarkStart w:id="2297" w:name="_Toc86223269"/>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77288F">
        <w:rPr>
          <w:bCs w:val="0"/>
          <w:noProof/>
          <w:color w:val="auto"/>
        </w:rPr>
        <w:t>84</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95"/>
      <w:bookmarkEnd w:id="2296"/>
      <w:bookmarkEnd w:id="2297"/>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98" w:name="_Toc86223170"/>
      <w:r w:rsidRPr="005F535D">
        <w:rPr>
          <w:lang w:val="en-US"/>
        </w:rPr>
        <w:t>Check your design</w:t>
      </w:r>
      <w:bookmarkEnd w:id="2298"/>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46E29F8"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w:t>
      </w:r>
      <w:r w:rsidR="0066786F">
        <w:rPr>
          <w:rFonts w:ascii="Verdana" w:hAnsi="Verdana" w:cs="Arial"/>
          <w:color w:val="000000"/>
          <w:sz w:val="20"/>
          <w:szCs w:val="20"/>
          <w:lang w:val="en-US"/>
        </w:rPr>
        <w:t>a</w:t>
      </w:r>
      <w:r w:rsidR="0066786F"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99" w:name="_Ref53753858"/>
      <w:bookmarkStart w:id="2300" w:name="_Toc86223171"/>
      <w:r w:rsidRPr="005F535D">
        <w:t>Step by Step</w:t>
      </w:r>
      <w:bookmarkEnd w:id="2299"/>
      <w:bookmarkEnd w:id="2300"/>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eastAsia="en-SG"/>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41">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1EE7BBFF" w:rsidR="005F535D" w:rsidRPr="004C3775" w:rsidRDefault="00467B41" w:rsidP="004C3775">
      <w:pPr>
        <w:pStyle w:val="Caption"/>
        <w:spacing w:before="0" w:after="0"/>
        <w:rPr>
          <w:bCs w:val="0"/>
          <w:color w:val="auto"/>
        </w:rPr>
      </w:pPr>
      <w:bookmarkStart w:id="2301" w:name="_Toc53673910"/>
      <w:bookmarkStart w:id="2302" w:name="_Toc56070702"/>
      <w:bookmarkStart w:id="2303" w:name="_Toc86223270"/>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77288F">
        <w:rPr>
          <w:bCs w:val="0"/>
          <w:noProof/>
          <w:color w:val="auto"/>
        </w:rPr>
        <w:t>85</w:t>
      </w:r>
      <w:r w:rsidR="00340150" w:rsidRPr="004C3775">
        <w:rPr>
          <w:bCs w:val="0"/>
          <w:color w:val="auto"/>
        </w:rPr>
        <w:fldChar w:fldCharType="end"/>
      </w:r>
      <w:r w:rsidRPr="004C3775">
        <w:rPr>
          <w:bCs w:val="0"/>
          <w:color w:val="auto"/>
        </w:rPr>
        <w:t xml:space="preserve"> - Select Display List/Coprocessor</w:t>
      </w:r>
      <w:bookmarkEnd w:id="2301"/>
      <w:bookmarkEnd w:id="2302"/>
      <w:bookmarkEnd w:id="2303"/>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sidRPr="0077288F">
        <w:rPr>
          <w:rFonts w:ascii="Verdana" w:hAnsi="Verdana"/>
          <w:noProof/>
          <w:sz w:val="20"/>
          <w:szCs w:val="20"/>
          <w:lang w:eastAsia="en-SG"/>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1553210"/>
                    </a:xfrm>
                    <a:prstGeom prst="rect">
                      <a:avLst/>
                    </a:prstGeom>
                  </pic:spPr>
                </pic:pic>
              </a:graphicData>
            </a:graphic>
          </wp:inline>
        </w:drawing>
      </w:r>
    </w:p>
    <w:p w14:paraId="4AF5442C" w14:textId="45515C78" w:rsidR="005F535D" w:rsidRPr="004C3775" w:rsidRDefault="00467B41" w:rsidP="004C3775">
      <w:pPr>
        <w:pStyle w:val="Caption"/>
        <w:spacing w:before="0" w:after="0"/>
        <w:rPr>
          <w:bCs w:val="0"/>
          <w:color w:val="auto"/>
        </w:rPr>
      </w:pPr>
      <w:bookmarkStart w:id="2304" w:name="_Toc53673911"/>
      <w:bookmarkStart w:id="2305" w:name="_Toc56070703"/>
      <w:bookmarkStart w:id="2306" w:name="_Toc86223271"/>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77288F">
        <w:rPr>
          <w:bCs w:val="0"/>
          <w:noProof/>
          <w:color w:val="auto"/>
        </w:rPr>
        <w:t>86</w:t>
      </w:r>
      <w:r w:rsidR="00340150" w:rsidRPr="004C3775">
        <w:rPr>
          <w:bCs w:val="0"/>
          <w:color w:val="auto"/>
        </w:rPr>
        <w:fldChar w:fldCharType="end"/>
      </w:r>
      <w:r w:rsidRPr="004C3775">
        <w:rPr>
          <w:bCs w:val="0"/>
          <w:color w:val="auto"/>
        </w:rPr>
        <w:t xml:space="preserve"> - Display List command is highlighted yellow</w:t>
      </w:r>
      <w:bookmarkEnd w:id="2304"/>
      <w:bookmarkEnd w:id="2305"/>
      <w:bookmarkEnd w:id="2306"/>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sidRPr="0077288F">
        <w:rPr>
          <w:rFonts w:ascii="Verdana" w:hAnsi="Verdana"/>
          <w:noProof/>
          <w:sz w:val="20"/>
          <w:szCs w:val="20"/>
          <w:lang w:eastAsia="en-SG"/>
        </w:rPr>
        <w:drawing>
          <wp:inline distT="0" distB="0" distL="0" distR="0" wp14:anchorId="689DB71B" wp14:editId="13435F23">
            <wp:extent cx="4619310" cy="3033973"/>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cstate="print">
                      <a:extLst>
                        <a:ext uri="{28A0092B-C50C-407E-A947-70E740481C1C}">
                          <a14:useLocalDpi xmlns:a14="http://schemas.microsoft.com/office/drawing/2010/main"/>
                        </a:ext>
                      </a:extLst>
                    </a:blip>
                    <a:srcRect/>
                    <a:stretch/>
                  </pic:blipFill>
                  <pic:spPr bwMode="auto">
                    <a:xfrm>
                      <a:off x="0" y="0"/>
                      <a:ext cx="4629480" cy="3040652"/>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44F7FC9B" w:rsidR="005F535D" w:rsidRPr="005F535D" w:rsidRDefault="00A9468E" w:rsidP="00E23AF6">
      <w:pPr>
        <w:pStyle w:val="Caption"/>
        <w:rPr>
          <w:rFonts w:cs="Arial"/>
          <w:color w:val="000000"/>
          <w:sz w:val="20"/>
          <w:szCs w:val="20"/>
          <w:lang w:val="en-US"/>
        </w:rPr>
      </w:pPr>
      <w:bookmarkStart w:id="2307" w:name="_Toc56070704"/>
      <w:bookmarkStart w:id="2308" w:name="_Toc86223272"/>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77288F">
        <w:rPr>
          <w:noProof/>
          <w:color w:val="auto"/>
        </w:rPr>
        <w:t>87</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307"/>
      <w:bookmarkEnd w:id="2308"/>
    </w:p>
    <w:p w14:paraId="24D1936C" w14:textId="315820A7"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sidRPr="0077288F">
        <w:rPr>
          <w:rFonts w:ascii="Verdana" w:hAnsi="Verdana"/>
          <w:noProof/>
          <w:sz w:val="20"/>
          <w:szCs w:val="20"/>
          <w:lang w:eastAsia="en-SG"/>
        </w:rPr>
        <w:drawing>
          <wp:inline distT="0" distB="0" distL="0" distR="0" wp14:anchorId="1925B557" wp14:editId="5AEEFB80">
            <wp:extent cx="5008728" cy="2897804"/>
            <wp:effectExtent l="0" t="0" r="190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018991" cy="2903742"/>
                    </a:xfrm>
                    <a:prstGeom prst="rect">
                      <a:avLst/>
                    </a:prstGeom>
                  </pic:spPr>
                </pic:pic>
              </a:graphicData>
            </a:graphic>
          </wp:inline>
        </w:drawing>
      </w:r>
    </w:p>
    <w:p w14:paraId="679983BB" w14:textId="4E3594D5" w:rsidR="005F535D" w:rsidRPr="00E23AF6" w:rsidRDefault="00A9468E" w:rsidP="00E23AF6">
      <w:pPr>
        <w:pStyle w:val="Caption"/>
        <w:rPr>
          <w:color w:val="auto"/>
          <w:lang w:val="en-US"/>
        </w:rPr>
      </w:pPr>
      <w:bookmarkStart w:id="2309" w:name="_Toc56070705"/>
      <w:bookmarkStart w:id="2310" w:name="_Toc86223273"/>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77288F">
        <w:rPr>
          <w:noProof/>
          <w:color w:val="auto"/>
        </w:rPr>
        <w:t>88</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309"/>
      <w:bookmarkEnd w:id="2310"/>
    </w:p>
    <w:p w14:paraId="075F9A98" w14:textId="77777777" w:rsidR="005F535D" w:rsidRPr="005F535D" w:rsidRDefault="005F535D" w:rsidP="004C3775">
      <w:pPr>
        <w:pStyle w:val="Heading3"/>
        <w:spacing w:after="0" w:line="240" w:lineRule="auto"/>
        <w:jc w:val="both"/>
      </w:pPr>
      <w:bookmarkStart w:id="2311" w:name="_Ref53753146"/>
      <w:bookmarkStart w:id="2312" w:name="_Ref53753954"/>
      <w:bookmarkStart w:id="2313" w:name="_Toc86223172"/>
      <w:r w:rsidRPr="005F535D">
        <w:t>Trace the pixel</w:t>
      </w:r>
      <w:bookmarkEnd w:id="2311"/>
      <w:bookmarkEnd w:id="2312"/>
      <w:bookmarkEnd w:id="2313"/>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0356CEBC"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output 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top most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35F1DDC6" w:rsidR="0054205D" w:rsidRDefault="00856E57" w:rsidP="004C3775">
      <w:pPr>
        <w:keepNext/>
        <w:spacing w:after="0" w:line="240" w:lineRule="auto"/>
        <w:jc w:val="center"/>
      </w:pPr>
      <w:r w:rsidRPr="0077288F">
        <w:rPr>
          <w:rFonts w:ascii="Verdana" w:hAnsi="Verdana"/>
          <w:noProof/>
          <w:sz w:val="20"/>
          <w:szCs w:val="20"/>
          <w:lang w:eastAsia="en-SG"/>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134360"/>
                    </a:xfrm>
                    <a:prstGeom prst="rect">
                      <a:avLst/>
                    </a:prstGeom>
                  </pic:spPr>
                </pic:pic>
              </a:graphicData>
            </a:graphic>
          </wp:inline>
        </w:drawing>
      </w:r>
    </w:p>
    <w:p w14:paraId="2E9DB496" w14:textId="4480B1B8" w:rsidR="005F535D" w:rsidRPr="004C3775" w:rsidRDefault="0054205D" w:rsidP="004C3775">
      <w:pPr>
        <w:pStyle w:val="Caption"/>
        <w:spacing w:before="0" w:after="0"/>
        <w:rPr>
          <w:bCs w:val="0"/>
          <w:color w:val="auto"/>
        </w:rPr>
      </w:pPr>
      <w:bookmarkStart w:id="2314" w:name="_Toc53673912"/>
      <w:bookmarkStart w:id="2315" w:name="_Toc56070706"/>
      <w:bookmarkStart w:id="2316" w:name="_Toc86223274"/>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77288F">
        <w:rPr>
          <w:bCs w:val="0"/>
          <w:noProof/>
          <w:color w:val="auto"/>
        </w:rPr>
        <w:t>89</w:t>
      </w:r>
      <w:r w:rsidR="00340150" w:rsidRPr="004C3775">
        <w:rPr>
          <w:bCs w:val="0"/>
          <w:color w:val="auto"/>
        </w:rPr>
        <w:fldChar w:fldCharType="end"/>
      </w:r>
      <w:r w:rsidRPr="004C3775">
        <w:rPr>
          <w:bCs w:val="0"/>
          <w:color w:val="auto"/>
        </w:rPr>
        <w:t xml:space="preserve"> - Trace the pixel</w:t>
      </w:r>
      <w:bookmarkEnd w:id="2314"/>
      <w:bookmarkEnd w:id="2315"/>
      <w:bookmarkEnd w:id="2316"/>
    </w:p>
    <w:p w14:paraId="43C9D6A9" w14:textId="77777777" w:rsidR="00D35D07" w:rsidRPr="00D35D07" w:rsidRDefault="00D35D07" w:rsidP="004C3775">
      <w:pPr>
        <w:spacing w:after="0" w:line="240" w:lineRule="auto"/>
        <w:jc w:val="both"/>
      </w:pPr>
    </w:p>
    <w:p w14:paraId="7325B1A9" w14:textId="77777777" w:rsidR="005F535D" w:rsidRPr="005F535D" w:rsidRDefault="005F535D" w:rsidP="004C3775">
      <w:pPr>
        <w:pStyle w:val="Heading3"/>
        <w:spacing w:after="0" w:line="240" w:lineRule="auto"/>
        <w:jc w:val="both"/>
      </w:pPr>
      <w:bookmarkStart w:id="2317" w:name="_Toc86223173"/>
      <w:r w:rsidRPr="005F535D">
        <w:t>Drag and Drop</w:t>
      </w:r>
      <w:bookmarkEnd w:id="2317"/>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pPr>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318" w:name="_Toc86223174"/>
      <w:r w:rsidRPr="005F535D">
        <w:rPr>
          <w:lang w:val="en-US"/>
        </w:rPr>
        <w:t>Example Project</w:t>
      </w:r>
      <w:bookmarkEnd w:id="2318"/>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812785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sidRPr="0077288F">
        <w:rPr>
          <w:rFonts w:ascii="Verdana" w:hAnsi="Verdana"/>
          <w:noProof/>
          <w:sz w:val="20"/>
          <w:szCs w:val="20"/>
          <w:lang w:eastAsia="en-SG"/>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134360"/>
                    </a:xfrm>
                    <a:prstGeom prst="rect">
                      <a:avLst/>
                    </a:prstGeom>
                  </pic:spPr>
                </pic:pic>
              </a:graphicData>
            </a:graphic>
          </wp:inline>
        </w:drawing>
      </w:r>
    </w:p>
    <w:p w14:paraId="53C197D0" w14:textId="41509BA5" w:rsidR="005F535D" w:rsidRPr="004C3775" w:rsidRDefault="00923122" w:rsidP="004C3775">
      <w:pPr>
        <w:pStyle w:val="Caption"/>
        <w:spacing w:before="0" w:after="0"/>
        <w:rPr>
          <w:bCs w:val="0"/>
          <w:color w:val="auto"/>
        </w:rPr>
      </w:pPr>
      <w:bookmarkStart w:id="2319" w:name="_Toc53673913"/>
      <w:bookmarkStart w:id="2320" w:name="_Toc56070707"/>
      <w:bookmarkStart w:id="2321" w:name="_Toc86223275"/>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77288F">
        <w:rPr>
          <w:bCs w:val="0"/>
          <w:noProof/>
          <w:color w:val="auto"/>
        </w:rPr>
        <w:t>90</w:t>
      </w:r>
      <w:r w:rsidR="00340150" w:rsidRPr="004C3775">
        <w:rPr>
          <w:bCs w:val="0"/>
          <w:color w:val="auto"/>
        </w:rPr>
        <w:fldChar w:fldCharType="end"/>
      </w:r>
      <w:r w:rsidRPr="004C3775">
        <w:rPr>
          <w:bCs w:val="0"/>
          <w:color w:val="auto"/>
        </w:rPr>
        <w:t xml:space="preserve"> - Open example project</w:t>
      </w:r>
      <w:bookmarkEnd w:id="2319"/>
      <w:bookmarkEnd w:id="2320"/>
      <w:bookmarkEnd w:id="2321"/>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322" w:name="_Toc86223175"/>
      <w:r w:rsidRPr="005F535D">
        <w:rPr>
          <w:lang w:val="en-US"/>
        </w:rPr>
        <w:t>Disclaimer</w:t>
      </w:r>
      <w:bookmarkEnd w:id="2322"/>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1FFEF4CA"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6678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66786F" w:rsidRPr="005F535D">
        <w:rPr>
          <w:rFonts w:ascii="Verdana" w:hAnsi="Verdana" w:cs="Arial"/>
          <w:color w:val="000000"/>
          <w:sz w:val="20"/>
          <w:szCs w:val="20"/>
          <w:lang w:val="en-US"/>
        </w:rPr>
        <w:t>third-party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1AF77848" w14:textId="77777777" w:rsidR="005F535D" w:rsidRPr="005F535D" w:rsidRDefault="005F535D" w:rsidP="004C3775">
      <w:pPr>
        <w:pStyle w:val="Heading4"/>
        <w:rPr>
          <w:lang w:val="en-US"/>
        </w:rPr>
      </w:pPr>
      <w:r w:rsidRPr="005F535D">
        <w:rPr>
          <w:lang w:val="en-US"/>
        </w:rPr>
        <w:t>Disclaimer</w:t>
      </w:r>
    </w:p>
    <w:p w14:paraId="7235BBC8" w14:textId="77777777" w:rsidR="004275A7" w:rsidRDefault="004275A7" w:rsidP="004C3775">
      <w:pPr>
        <w:spacing w:after="0" w:line="240" w:lineRule="auto"/>
        <w:jc w:val="both"/>
        <w:rPr>
          <w:rFonts w:ascii="Verdana" w:hAnsi="Verdana" w:cs="Arial"/>
          <w:color w:val="000000"/>
          <w:sz w:val="20"/>
          <w:szCs w:val="20"/>
          <w:lang w:val="en-US"/>
        </w:rPr>
      </w:pPr>
    </w:p>
    <w:p w14:paraId="53C176F2" w14:textId="0E2B60D8"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3985FD1C"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FE94928"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t xml:space="preserve"> </w:t>
      </w:r>
      <w:bookmarkStart w:id="2323" w:name="_Toc86223176"/>
      <w:r w:rsidR="00CB59DF">
        <w:rPr>
          <w:lang w:val="en-US"/>
        </w:rPr>
        <w:t>Contact Information</w:t>
      </w:r>
      <w:bookmarkEnd w:id="2323"/>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414"/>
        <w:gridCol w:w="2204"/>
        <w:gridCol w:w="2420"/>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77777777" w:rsidR="00CB59DF" w:rsidRPr="00252CD2" w:rsidRDefault="00090EC5" w:rsidP="00DB066B">
            <w:pPr>
              <w:pStyle w:val="ContactAddress"/>
              <w:rPr>
                <w:rStyle w:val="Hyperlink"/>
                <w:rFonts w:eastAsiaTheme="majorEastAsia"/>
                <w:bCs w:val="0"/>
              </w:rPr>
            </w:pPr>
            <w:hyperlink r:id="rId147"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77777777" w:rsidR="00CB59DF" w:rsidRPr="00252CD2" w:rsidRDefault="00090EC5" w:rsidP="00DB066B">
            <w:pPr>
              <w:pStyle w:val="ContactAddress"/>
              <w:rPr>
                <w:rStyle w:val="Hyperlink"/>
                <w:rFonts w:eastAsiaTheme="majorEastAsia"/>
                <w:bCs w:val="0"/>
              </w:rPr>
            </w:pPr>
            <w:hyperlink r:id="rId148"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77777777" w:rsidR="00CB59DF" w:rsidRPr="00252CD2" w:rsidRDefault="00090EC5" w:rsidP="00DB066B">
            <w:pPr>
              <w:pStyle w:val="ContactAddress"/>
              <w:rPr>
                <w:rStyle w:val="Hyperlink"/>
                <w:rFonts w:eastAsiaTheme="majorEastAsia"/>
                <w:bCs w:val="0"/>
                <w:szCs w:val="16"/>
              </w:rPr>
            </w:pPr>
            <w:hyperlink r:id="rId149"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77777777" w:rsidR="00CB59DF" w:rsidRPr="00252CD2" w:rsidRDefault="00090EC5" w:rsidP="00DB066B">
            <w:pPr>
              <w:pStyle w:val="ContactAddress"/>
              <w:rPr>
                <w:rStyle w:val="Hyperlink"/>
                <w:rFonts w:eastAsiaTheme="majorEastAsia"/>
                <w:bCs w:val="0"/>
                <w:szCs w:val="16"/>
              </w:rPr>
            </w:pPr>
            <w:hyperlink r:id="rId150"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460"/>
        <w:gridCol w:w="2186"/>
        <w:gridCol w:w="2410"/>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77777777" w:rsidR="00CB59DF" w:rsidRPr="00252CD2" w:rsidRDefault="00090EC5" w:rsidP="00DB066B">
            <w:pPr>
              <w:pStyle w:val="ContactAddress"/>
              <w:rPr>
                <w:rStyle w:val="Hyperlink"/>
                <w:rFonts w:eastAsiaTheme="majorEastAsia"/>
                <w:bCs w:val="0"/>
              </w:rPr>
            </w:pPr>
            <w:hyperlink r:id="rId151"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77777777" w:rsidR="00CB59DF" w:rsidRPr="00252CD2" w:rsidRDefault="00090EC5" w:rsidP="00DB066B">
            <w:pPr>
              <w:pStyle w:val="ContactAddress"/>
              <w:rPr>
                <w:rStyle w:val="Hyperlink"/>
                <w:rFonts w:eastAsiaTheme="majorEastAsia"/>
                <w:bCs w:val="0"/>
              </w:rPr>
            </w:pPr>
            <w:hyperlink r:id="rId152"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77777777" w:rsidR="00CB59DF" w:rsidRPr="00252CD2" w:rsidRDefault="00090EC5" w:rsidP="00DB066B">
            <w:pPr>
              <w:pStyle w:val="ContactAddress"/>
              <w:rPr>
                <w:rStyle w:val="Hyperlink"/>
                <w:rFonts w:eastAsiaTheme="majorEastAsia"/>
                <w:bCs w:val="0"/>
                <w:szCs w:val="16"/>
              </w:rPr>
            </w:pPr>
            <w:hyperlink r:id="rId153"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77777777" w:rsidR="00CB59DF" w:rsidRPr="00252CD2" w:rsidRDefault="00090EC5" w:rsidP="00DB066B">
            <w:pPr>
              <w:pStyle w:val="ContactAddress"/>
              <w:rPr>
                <w:rStyle w:val="Hyperlink"/>
                <w:rFonts w:eastAsiaTheme="majorEastAsia"/>
                <w:bCs w:val="0"/>
                <w:szCs w:val="16"/>
              </w:rPr>
            </w:pPr>
            <w:hyperlink r:id="rId154"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7777777" w:rsidR="00CB59DF" w:rsidRPr="00712013" w:rsidRDefault="00090EC5" w:rsidP="00CB59DF">
      <w:pPr>
        <w:spacing w:after="0" w:line="240" w:lineRule="auto"/>
        <w:jc w:val="both"/>
        <w:rPr>
          <w:rStyle w:val="Hyperlink"/>
          <w:rFonts w:ascii="Verdana" w:hAnsi="Verdana"/>
          <w:sz w:val="18"/>
          <w:lang w:val="en-US"/>
        </w:rPr>
      </w:pPr>
      <w:hyperlink r:id="rId155"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77777777"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6"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77777777"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 and system-level performance requirements. All application-related information in this document (including application descriptions, suggested Bridgetek devices and other materials) is provided for reference only. While Bridgetek has taken care to assure it is accurate, this information is subject to customer confirmation, and Bridgetek disclaims all liability for system designs and for any applications assistance provided by Bridgetek. Use of Bridgetek devices in life support and/or safety applications is entirely at the user’s risk, and the user agrees to defend, indemnify and hold harmless Bridgetek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24" w:name="_Toc86223177"/>
      <w:r>
        <w:rPr>
          <w:lang w:val="en-US"/>
        </w:rPr>
        <w:t>Appendix A</w:t>
      </w:r>
      <w:r w:rsidR="007251C3">
        <w:rPr>
          <w:lang w:val="en-US"/>
        </w:rPr>
        <w:t xml:space="preserve"> - References</w:t>
      </w:r>
      <w:bookmarkEnd w:id="2324"/>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25" w:name="_Toc86223178"/>
      <w:r>
        <w:rPr>
          <w:lang w:val="en-US"/>
        </w:rPr>
        <w:t>Document References</w:t>
      </w:r>
      <w:bookmarkEnd w:id="2325"/>
    </w:p>
    <w:p w14:paraId="31AB255E" w14:textId="77777777" w:rsidR="00CB59DF" w:rsidRDefault="00CB59DF" w:rsidP="001771C0">
      <w:pPr>
        <w:spacing w:after="0" w:line="240" w:lineRule="auto"/>
        <w:rPr>
          <w:rFonts w:ascii="Verdana" w:hAnsi="Verdana" w:cs="Arial"/>
          <w:color w:val="000000"/>
          <w:sz w:val="20"/>
          <w:szCs w:val="20"/>
          <w:lang w:val="en-US"/>
        </w:rPr>
      </w:pPr>
    </w:p>
    <w:p w14:paraId="6687CCE6" w14:textId="20B1A6EB" w:rsidR="00CB59DF" w:rsidRDefault="00090EC5" w:rsidP="00540066">
      <w:pPr>
        <w:spacing w:after="0" w:line="360" w:lineRule="auto"/>
        <w:jc w:val="both"/>
        <w:rPr>
          <w:rFonts w:ascii="Verdana" w:hAnsi="Verdana"/>
          <w:sz w:val="20"/>
          <w:szCs w:val="20"/>
          <w:lang w:val="en-US"/>
        </w:rPr>
      </w:pPr>
      <w:hyperlink r:id="rId157" w:history="1">
        <w:r w:rsidR="00237C5C" w:rsidRPr="00941CD2">
          <w:rPr>
            <w:rStyle w:val="Hyperlink"/>
            <w:rFonts w:ascii="Verdana" w:hAnsi="Verdana"/>
            <w:sz w:val="20"/>
            <w:szCs w:val="20"/>
            <w:lang w:val="en-US"/>
          </w:rPr>
          <w:t>https://brtchip.com/eve-toolchains/</w:t>
        </w:r>
      </w:hyperlink>
      <w:r w:rsidR="00237C5C">
        <w:rPr>
          <w:rFonts w:ascii="Verdana" w:hAnsi="Verdana"/>
          <w:sz w:val="20"/>
          <w:szCs w:val="20"/>
          <w:lang w:val="en-US"/>
        </w:rPr>
        <w:t xml:space="preserve"> </w:t>
      </w:r>
    </w:p>
    <w:p w14:paraId="00E310AD" w14:textId="22037B91" w:rsidR="00540066" w:rsidRPr="00540066" w:rsidRDefault="00090EC5" w:rsidP="00540066">
      <w:pPr>
        <w:spacing w:after="0" w:line="360" w:lineRule="auto"/>
        <w:jc w:val="both"/>
        <w:rPr>
          <w:rFonts w:ascii="Verdana" w:eastAsia="Times New Roman" w:hAnsi="Verdana" w:cs="Times New Roman"/>
          <w:color w:val="0070C0"/>
          <w:sz w:val="20"/>
          <w:szCs w:val="20"/>
          <w:u w:val="single"/>
          <w:lang w:eastAsia="en-SG"/>
        </w:rPr>
      </w:pPr>
      <w:hyperlink r:id="rId158"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16D3B4E0" w:rsidR="00540066" w:rsidRPr="00540066" w:rsidRDefault="00090EC5" w:rsidP="00540066">
      <w:pPr>
        <w:spacing w:after="0" w:line="360" w:lineRule="auto"/>
        <w:jc w:val="both"/>
        <w:rPr>
          <w:rFonts w:ascii="Verdana" w:eastAsia="Times New Roman" w:hAnsi="Verdana" w:cs="Times New Roman"/>
          <w:color w:val="0070C0"/>
          <w:sz w:val="20"/>
          <w:szCs w:val="20"/>
          <w:u w:val="single"/>
          <w:lang w:eastAsia="en-SG"/>
        </w:rPr>
      </w:pPr>
      <w:hyperlink r:id="rId159" w:history="1">
        <w:r w:rsidR="00540066" w:rsidRPr="00540066">
          <w:rPr>
            <w:rFonts w:ascii="Verdana" w:eastAsia="Times New Roman" w:hAnsi="Verdana" w:cs="Times New Roman"/>
            <w:color w:val="0070C0"/>
            <w:sz w:val="20"/>
            <w:szCs w:val="20"/>
            <w:u w:val="single"/>
            <w:lang w:eastAsia="en-SG"/>
          </w:rPr>
          <w:t>FT81x Datasheet</w:t>
        </w:r>
      </w:hyperlink>
    </w:p>
    <w:p w14:paraId="6EAAA19B" w14:textId="2306B68A" w:rsidR="00540066" w:rsidRPr="00540066" w:rsidRDefault="00090EC5" w:rsidP="00540066">
      <w:pPr>
        <w:spacing w:after="0" w:line="360" w:lineRule="auto"/>
        <w:jc w:val="both"/>
        <w:rPr>
          <w:rFonts w:ascii="Verdana" w:eastAsia="Times New Roman" w:hAnsi="Verdana" w:cs="Times New Roman"/>
          <w:color w:val="0070C0"/>
          <w:sz w:val="20"/>
          <w:szCs w:val="20"/>
          <w:u w:val="single"/>
          <w:lang w:eastAsia="en-SG"/>
        </w:rPr>
      </w:pPr>
      <w:hyperlink r:id="rId160"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1772563D" w:rsidR="00540066" w:rsidRPr="00540066" w:rsidRDefault="00090EC5" w:rsidP="00540066">
      <w:pPr>
        <w:spacing w:after="0" w:line="360" w:lineRule="auto"/>
        <w:jc w:val="both"/>
        <w:rPr>
          <w:rFonts w:ascii="Verdana" w:eastAsia="Times New Roman" w:hAnsi="Verdana" w:cs="Times New Roman"/>
          <w:color w:val="0070C0"/>
          <w:sz w:val="20"/>
          <w:szCs w:val="20"/>
          <w:u w:val="single"/>
          <w:lang w:eastAsia="en-SG"/>
        </w:rPr>
      </w:pPr>
      <w:hyperlink r:id="rId161"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7F79FC6F" w:rsidR="00540066" w:rsidRPr="00540066" w:rsidRDefault="00090EC5" w:rsidP="00540066">
      <w:pPr>
        <w:spacing w:after="0" w:line="360" w:lineRule="auto"/>
        <w:jc w:val="both"/>
        <w:rPr>
          <w:rFonts w:ascii="Verdana" w:eastAsia="Times New Roman" w:hAnsi="Verdana" w:cs="Times New Roman"/>
          <w:color w:val="0070C0"/>
          <w:sz w:val="20"/>
          <w:szCs w:val="20"/>
          <w:u w:val="single"/>
          <w:lang w:eastAsia="en-SG"/>
        </w:rPr>
      </w:pPr>
      <w:hyperlink r:id="rId162" w:history="1">
        <w:r w:rsidR="00540066" w:rsidRPr="00540066">
          <w:rPr>
            <w:rFonts w:ascii="Verdana" w:eastAsia="Times New Roman" w:hAnsi="Verdana" w:cs="Times New Roman"/>
            <w:color w:val="0070C0"/>
            <w:sz w:val="20"/>
            <w:szCs w:val="20"/>
            <w:u w:val="single"/>
            <w:lang w:eastAsia="en-SG"/>
          </w:rPr>
          <w:t>BT81x Datasheet</w:t>
        </w:r>
      </w:hyperlink>
    </w:p>
    <w:p w14:paraId="2FBC72B3" w14:textId="6B8914FE" w:rsidR="00540066" w:rsidRPr="00540066" w:rsidRDefault="00090EC5" w:rsidP="00540066">
      <w:pPr>
        <w:spacing w:after="0" w:line="360" w:lineRule="auto"/>
        <w:jc w:val="both"/>
        <w:rPr>
          <w:rFonts w:ascii="Verdana" w:eastAsia="Times New Roman" w:hAnsi="Verdana" w:cs="Times New Roman"/>
          <w:color w:val="0070C0"/>
          <w:sz w:val="20"/>
          <w:szCs w:val="20"/>
          <w:u w:val="single"/>
          <w:lang w:eastAsia="en-SG"/>
        </w:rPr>
      </w:pPr>
      <w:hyperlink r:id="rId163"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26" w:name="_Toc86223179"/>
      <w:r>
        <w:rPr>
          <w:lang w:val="en-US"/>
        </w:rPr>
        <w:t>Acronyms &amp; Abbreviations</w:t>
      </w:r>
      <w:bookmarkEnd w:id="2326"/>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44"/>
        <w:gridCol w:w="7098"/>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27" w:name="_Toc86223180"/>
      <w:r>
        <w:rPr>
          <w:lang w:val="en-US"/>
        </w:rPr>
        <w:t>Appendix B – List of Figures &amp; Tables</w:t>
      </w:r>
      <w:bookmarkEnd w:id="2327"/>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28" w:name="_Toc86223181"/>
      <w:r>
        <w:rPr>
          <w:lang w:val="en-US"/>
        </w:rPr>
        <w:t>List of Figures</w:t>
      </w:r>
      <w:bookmarkEnd w:id="2328"/>
    </w:p>
    <w:p w14:paraId="3737220B" w14:textId="77777777" w:rsidR="00CB59DF" w:rsidRDefault="00CB59DF" w:rsidP="001771C0">
      <w:pPr>
        <w:spacing w:after="0" w:line="240" w:lineRule="auto"/>
        <w:rPr>
          <w:rFonts w:ascii="Verdana" w:hAnsi="Verdana" w:cs="Arial"/>
          <w:color w:val="000000"/>
          <w:sz w:val="20"/>
          <w:szCs w:val="20"/>
          <w:lang w:val="en-US"/>
        </w:rPr>
      </w:pPr>
    </w:p>
    <w:p w14:paraId="795B79EB" w14:textId="77777777" w:rsidR="0077288F" w:rsidRDefault="007C7B1D">
      <w:pPr>
        <w:pStyle w:val="TableofFigures"/>
        <w:tabs>
          <w:tab w:val="right" w:leader="dot" w:pos="9016"/>
        </w:tabs>
        <w:rPr>
          <w:rFonts w:asciiTheme="minorHAnsi" w:hAnsiTheme="minorHAnsi"/>
          <w:noProof/>
          <w:sz w:val="22"/>
          <w:lang w:eastAsia="en-SG"/>
        </w:rPr>
      </w:pPr>
      <w:r>
        <w:rPr>
          <w:szCs w:val="20"/>
        </w:rPr>
        <w:fldChar w:fldCharType="begin"/>
      </w:r>
      <w:r>
        <w:rPr>
          <w:szCs w:val="20"/>
        </w:rPr>
        <w:instrText xml:space="preserve"> TOC \h \z \c "Figure" </w:instrText>
      </w:r>
      <w:r>
        <w:rPr>
          <w:szCs w:val="20"/>
        </w:rPr>
        <w:fldChar w:fldCharType="separate"/>
      </w:r>
      <w:hyperlink w:anchor="_Toc86223186" w:history="1">
        <w:r w:rsidR="0077288F" w:rsidRPr="00EC0127">
          <w:rPr>
            <w:rStyle w:val="Hyperlink"/>
            <w:noProof/>
          </w:rPr>
          <w:t>Figure 1 - User Interface Components</w:t>
        </w:r>
        <w:r w:rsidR="0077288F">
          <w:rPr>
            <w:noProof/>
            <w:webHidden/>
          </w:rPr>
          <w:tab/>
        </w:r>
        <w:r w:rsidR="0077288F">
          <w:rPr>
            <w:noProof/>
            <w:webHidden/>
          </w:rPr>
          <w:fldChar w:fldCharType="begin"/>
        </w:r>
        <w:r w:rsidR="0077288F">
          <w:rPr>
            <w:noProof/>
            <w:webHidden/>
          </w:rPr>
          <w:instrText xml:space="preserve"> PAGEREF _Toc86223186 \h </w:instrText>
        </w:r>
        <w:r w:rsidR="0077288F">
          <w:rPr>
            <w:noProof/>
            <w:webHidden/>
          </w:rPr>
        </w:r>
        <w:r w:rsidR="0077288F">
          <w:rPr>
            <w:noProof/>
            <w:webHidden/>
          </w:rPr>
          <w:fldChar w:fldCharType="separate"/>
        </w:r>
        <w:r w:rsidR="0077288F">
          <w:rPr>
            <w:noProof/>
            <w:webHidden/>
          </w:rPr>
          <w:t>12</w:t>
        </w:r>
        <w:r w:rsidR="0077288F">
          <w:rPr>
            <w:noProof/>
            <w:webHidden/>
          </w:rPr>
          <w:fldChar w:fldCharType="end"/>
        </w:r>
      </w:hyperlink>
    </w:p>
    <w:p w14:paraId="45612F1F" w14:textId="77777777" w:rsidR="0077288F" w:rsidRDefault="0077288F">
      <w:pPr>
        <w:pStyle w:val="TableofFigures"/>
        <w:tabs>
          <w:tab w:val="right" w:leader="dot" w:pos="9016"/>
        </w:tabs>
        <w:rPr>
          <w:rFonts w:asciiTheme="minorHAnsi" w:hAnsiTheme="minorHAnsi"/>
          <w:noProof/>
          <w:sz w:val="22"/>
          <w:lang w:eastAsia="en-SG"/>
        </w:rPr>
      </w:pPr>
      <w:hyperlink w:anchor="_Toc86223187" w:history="1">
        <w:r w:rsidRPr="00EC0127">
          <w:rPr>
            <w:rStyle w:val="Hyperlink"/>
            <w:noProof/>
          </w:rPr>
          <w:t>Figure 2 - File Menu</w:t>
        </w:r>
        <w:r>
          <w:rPr>
            <w:noProof/>
            <w:webHidden/>
          </w:rPr>
          <w:tab/>
        </w:r>
        <w:r>
          <w:rPr>
            <w:noProof/>
            <w:webHidden/>
          </w:rPr>
          <w:fldChar w:fldCharType="begin"/>
        </w:r>
        <w:r>
          <w:rPr>
            <w:noProof/>
            <w:webHidden/>
          </w:rPr>
          <w:instrText xml:space="preserve"> PAGEREF _Toc86223187 \h </w:instrText>
        </w:r>
        <w:r>
          <w:rPr>
            <w:noProof/>
            <w:webHidden/>
          </w:rPr>
        </w:r>
        <w:r>
          <w:rPr>
            <w:noProof/>
            <w:webHidden/>
          </w:rPr>
          <w:fldChar w:fldCharType="separate"/>
        </w:r>
        <w:r>
          <w:rPr>
            <w:noProof/>
            <w:webHidden/>
          </w:rPr>
          <w:t>13</w:t>
        </w:r>
        <w:r>
          <w:rPr>
            <w:noProof/>
            <w:webHidden/>
          </w:rPr>
          <w:fldChar w:fldCharType="end"/>
        </w:r>
      </w:hyperlink>
    </w:p>
    <w:p w14:paraId="3C5990C1" w14:textId="77777777" w:rsidR="0077288F" w:rsidRDefault="0077288F">
      <w:pPr>
        <w:pStyle w:val="TableofFigures"/>
        <w:tabs>
          <w:tab w:val="right" w:leader="dot" w:pos="9016"/>
        </w:tabs>
        <w:rPr>
          <w:rFonts w:asciiTheme="minorHAnsi" w:hAnsiTheme="minorHAnsi"/>
          <w:noProof/>
          <w:sz w:val="22"/>
          <w:lang w:eastAsia="en-SG"/>
        </w:rPr>
      </w:pPr>
      <w:hyperlink w:anchor="_Toc86223188" w:history="1">
        <w:r w:rsidRPr="00EC0127">
          <w:rPr>
            <w:rStyle w:val="Hyperlink"/>
            <w:noProof/>
          </w:rPr>
          <w:t>Figure 3 - Edit Menu</w:t>
        </w:r>
        <w:r>
          <w:rPr>
            <w:noProof/>
            <w:webHidden/>
          </w:rPr>
          <w:tab/>
        </w:r>
        <w:r>
          <w:rPr>
            <w:noProof/>
            <w:webHidden/>
          </w:rPr>
          <w:fldChar w:fldCharType="begin"/>
        </w:r>
        <w:r>
          <w:rPr>
            <w:noProof/>
            <w:webHidden/>
          </w:rPr>
          <w:instrText xml:space="preserve"> PAGEREF _Toc86223188 \h </w:instrText>
        </w:r>
        <w:r>
          <w:rPr>
            <w:noProof/>
            <w:webHidden/>
          </w:rPr>
        </w:r>
        <w:r>
          <w:rPr>
            <w:noProof/>
            <w:webHidden/>
          </w:rPr>
          <w:fldChar w:fldCharType="separate"/>
        </w:r>
        <w:r>
          <w:rPr>
            <w:noProof/>
            <w:webHidden/>
          </w:rPr>
          <w:t>14</w:t>
        </w:r>
        <w:r>
          <w:rPr>
            <w:noProof/>
            <w:webHidden/>
          </w:rPr>
          <w:fldChar w:fldCharType="end"/>
        </w:r>
      </w:hyperlink>
    </w:p>
    <w:p w14:paraId="53130372" w14:textId="77777777" w:rsidR="0077288F" w:rsidRDefault="0077288F">
      <w:pPr>
        <w:pStyle w:val="TableofFigures"/>
        <w:tabs>
          <w:tab w:val="right" w:leader="dot" w:pos="9016"/>
        </w:tabs>
        <w:rPr>
          <w:rFonts w:asciiTheme="minorHAnsi" w:hAnsiTheme="minorHAnsi"/>
          <w:noProof/>
          <w:sz w:val="22"/>
          <w:lang w:eastAsia="en-SG"/>
        </w:rPr>
      </w:pPr>
      <w:hyperlink w:anchor="_Toc86223189" w:history="1">
        <w:r w:rsidRPr="00EC0127">
          <w:rPr>
            <w:rStyle w:val="Hyperlink"/>
            <w:noProof/>
          </w:rPr>
          <w:t>Figure 4 - Tool Menu</w:t>
        </w:r>
        <w:r>
          <w:rPr>
            <w:noProof/>
            <w:webHidden/>
          </w:rPr>
          <w:tab/>
        </w:r>
        <w:r>
          <w:rPr>
            <w:noProof/>
            <w:webHidden/>
          </w:rPr>
          <w:fldChar w:fldCharType="begin"/>
        </w:r>
        <w:r>
          <w:rPr>
            <w:noProof/>
            <w:webHidden/>
          </w:rPr>
          <w:instrText xml:space="preserve"> PAGEREF _Toc86223189 \h </w:instrText>
        </w:r>
        <w:r>
          <w:rPr>
            <w:noProof/>
            <w:webHidden/>
          </w:rPr>
        </w:r>
        <w:r>
          <w:rPr>
            <w:noProof/>
            <w:webHidden/>
          </w:rPr>
          <w:fldChar w:fldCharType="separate"/>
        </w:r>
        <w:r>
          <w:rPr>
            <w:noProof/>
            <w:webHidden/>
          </w:rPr>
          <w:t>14</w:t>
        </w:r>
        <w:r>
          <w:rPr>
            <w:noProof/>
            <w:webHidden/>
          </w:rPr>
          <w:fldChar w:fldCharType="end"/>
        </w:r>
      </w:hyperlink>
    </w:p>
    <w:p w14:paraId="1B780342" w14:textId="77777777" w:rsidR="0077288F" w:rsidRDefault="0077288F">
      <w:pPr>
        <w:pStyle w:val="TableofFigures"/>
        <w:tabs>
          <w:tab w:val="right" w:leader="dot" w:pos="9016"/>
        </w:tabs>
        <w:rPr>
          <w:rFonts w:asciiTheme="minorHAnsi" w:hAnsiTheme="minorHAnsi"/>
          <w:noProof/>
          <w:sz w:val="22"/>
          <w:lang w:eastAsia="en-SG"/>
        </w:rPr>
      </w:pPr>
      <w:hyperlink w:anchor="_Toc86223190" w:history="1">
        <w:r w:rsidRPr="00EC0127">
          <w:rPr>
            <w:rStyle w:val="Hyperlink"/>
            <w:noProof/>
          </w:rPr>
          <w:t>Figure 5 - View Menu</w:t>
        </w:r>
        <w:r>
          <w:rPr>
            <w:noProof/>
            <w:webHidden/>
          </w:rPr>
          <w:tab/>
        </w:r>
        <w:r>
          <w:rPr>
            <w:noProof/>
            <w:webHidden/>
          </w:rPr>
          <w:fldChar w:fldCharType="begin"/>
        </w:r>
        <w:r>
          <w:rPr>
            <w:noProof/>
            <w:webHidden/>
          </w:rPr>
          <w:instrText xml:space="preserve"> PAGEREF _Toc86223190 \h </w:instrText>
        </w:r>
        <w:r>
          <w:rPr>
            <w:noProof/>
            <w:webHidden/>
          </w:rPr>
        </w:r>
        <w:r>
          <w:rPr>
            <w:noProof/>
            <w:webHidden/>
          </w:rPr>
          <w:fldChar w:fldCharType="separate"/>
        </w:r>
        <w:r>
          <w:rPr>
            <w:noProof/>
            <w:webHidden/>
          </w:rPr>
          <w:t>14</w:t>
        </w:r>
        <w:r>
          <w:rPr>
            <w:noProof/>
            <w:webHidden/>
          </w:rPr>
          <w:fldChar w:fldCharType="end"/>
        </w:r>
      </w:hyperlink>
    </w:p>
    <w:p w14:paraId="6621C275" w14:textId="77777777" w:rsidR="0077288F" w:rsidRDefault="0077288F">
      <w:pPr>
        <w:pStyle w:val="TableofFigures"/>
        <w:tabs>
          <w:tab w:val="right" w:leader="dot" w:pos="9016"/>
        </w:tabs>
        <w:rPr>
          <w:rFonts w:asciiTheme="minorHAnsi" w:hAnsiTheme="minorHAnsi"/>
          <w:noProof/>
          <w:sz w:val="22"/>
          <w:lang w:eastAsia="en-SG"/>
        </w:rPr>
      </w:pPr>
      <w:hyperlink w:anchor="_Toc86223191" w:history="1">
        <w:r w:rsidRPr="00EC0127">
          <w:rPr>
            <w:rStyle w:val="Hyperlink"/>
            <w:noProof/>
          </w:rPr>
          <w:t>Figure 6 - Export Menu</w:t>
        </w:r>
        <w:r>
          <w:rPr>
            <w:noProof/>
            <w:webHidden/>
          </w:rPr>
          <w:tab/>
        </w:r>
        <w:r>
          <w:rPr>
            <w:noProof/>
            <w:webHidden/>
          </w:rPr>
          <w:fldChar w:fldCharType="begin"/>
        </w:r>
        <w:r>
          <w:rPr>
            <w:noProof/>
            <w:webHidden/>
          </w:rPr>
          <w:instrText xml:space="preserve"> PAGEREF _Toc86223191 \h </w:instrText>
        </w:r>
        <w:r>
          <w:rPr>
            <w:noProof/>
            <w:webHidden/>
          </w:rPr>
        </w:r>
        <w:r>
          <w:rPr>
            <w:noProof/>
            <w:webHidden/>
          </w:rPr>
          <w:fldChar w:fldCharType="separate"/>
        </w:r>
        <w:r>
          <w:rPr>
            <w:noProof/>
            <w:webHidden/>
          </w:rPr>
          <w:t>15</w:t>
        </w:r>
        <w:r>
          <w:rPr>
            <w:noProof/>
            <w:webHidden/>
          </w:rPr>
          <w:fldChar w:fldCharType="end"/>
        </w:r>
      </w:hyperlink>
    </w:p>
    <w:p w14:paraId="382DE749" w14:textId="77777777" w:rsidR="0077288F" w:rsidRDefault="0077288F">
      <w:pPr>
        <w:pStyle w:val="TableofFigures"/>
        <w:tabs>
          <w:tab w:val="right" w:leader="dot" w:pos="9016"/>
        </w:tabs>
        <w:rPr>
          <w:rFonts w:asciiTheme="minorHAnsi" w:hAnsiTheme="minorHAnsi"/>
          <w:noProof/>
          <w:sz w:val="22"/>
          <w:lang w:eastAsia="en-SG"/>
        </w:rPr>
      </w:pPr>
      <w:hyperlink w:anchor="_Toc86223192" w:history="1">
        <w:r w:rsidRPr="00EC0127">
          <w:rPr>
            <w:rStyle w:val="Hyperlink"/>
            <w:noProof/>
          </w:rPr>
          <w:t>Figure 7 - Help Menu</w:t>
        </w:r>
        <w:r>
          <w:rPr>
            <w:noProof/>
            <w:webHidden/>
          </w:rPr>
          <w:tab/>
        </w:r>
        <w:r>
          <w:rPr>
            <w:noProof/>
            <w:webHidden/>
          </w:rPr>
          <w:fldChar w:fldCharType="begin"/>
        </w:r>
        <w:r>
          <w:rPr>
            <w:noProof/>
            <w:webHidden/>
          </w:rPr>
          <w:instrText xml:space="preserve"> PAGEREF _Toc86223192 \h </w:instrText>
        </w:r>
        <w:r>
          <w:rPr>
            <w:noProof/>
            <w:webHidden/>
          </w:rPr>
        </w:r>
        <w:r>
          <w:rPr>
            <w:noProof/>
            <w:webHidden/>
          </w:rPr>
          <w:fldChar w:fldCharType="separate"/>
        </w:r>
        <w:r>
          <w:rPr>
            <w:noProof/>
            <w:webHidden/>
          </w:rPr>
          <w:t>15</w:t>
        </w:r>
        <w:r>
          <w:rPr>
            <w:noProof/>
            <w:webHidden/>
          </w:rPr>
          <w:fldChar w:fldCharType="end"/>
        </w:r>
      </w:hyperlink>
    </w:p>
    <w:p w14:paraId="540E9AC2" w14:textId="77777777" w:rsidR="0077288F" w:rsidRDefault="0077288F">
      <w:pPr>
        <w:pStyle w:val="TableofFigures"/>
        <w:tabs>
          <w:tab w:val="right" w:leader="dot" w:pos="9016"/>
        </w:tabs>
        <w:rPr>
          <w:rFonts w:asciiTheme="minorHAnsi" w:hAnsiTheme="minorHAnsi"/>
          <w:noProof/>
          <w:sz w:val="22"/>
          <w:lang w:eastAsia="en-SG"/>
        </w:rPr>
      </w:pPr>
      <w:hyperlink w:anchor="_Toc86223193" w:history="1">
        <w:r w:rsidRPr="00EC0127">
          <w:rPr>
            <w:rStyle w:val="Hyperlink"/>
            <w:noProof/>
          </w:rPr>
          <w:t>Figure 8 - Toolbar</w:t>
        </w:r>
        <w:r>
          <w:rPr>
            <w:noProof/>
            <w:webHidden/>
          </w:rPr>
          <w:tab/>
        </w:r>
        <w:r>
          <w:rPr>
            <w:noProof/>
            <w:webHidden/>
          </w:rPr>
          <w:fldChar w:fldCharType="begin"/>
        </w:r>
        <w:r>
          <w:rPr>
            <w:noProof/>
            <w:webHidden/>
          </w:rPr>
          <w:instrText xml:space="preserve"> PAGEREF _Toc86223193 \h </w:instrText>
        </w:r>
        <w:r>
          <w:rPr>
            <w:noProof/>
            <w:webHidden/>
          </w:rPr>
        </w:r>
        <w:r>
          <w:rPr>
            <w:noProof/>
            <w:webHidden/>
          </w:rPr>
          <w:fldChar w:fldCharType="separate"/>
        </w:r>
        <w:r>
          <w:rPr>
            <w:noProof/>
            <w:webHidden/>
          </w:rPr>
          <w:t>15</w:t>
        </w:r>
        <w:r>
          <w:rPr>
            <w:noProof/>
            <w:webHidden/>
          </w:rPr>
          <w:fldChar w:fldCharType="end"/>
        </w:r>
      </w:hyperlink>
    </w:p>
    <w:p w14:paraId="4F53EA01" w14:textId="77777777" w:rsidR="0077288F" w:rsidRDefault="0077288F">
      <w:pPr>
        <w:pStyle w:val="TableofFigures"/>
        <w:tabs>
          <w:tab w:val="right" w:leader="dot" w:pos="9016"/>
        </w:tabs>
        <w:rPr>
          <w:rFonts w:asciiTheme="minorHAnsi" w:hAnsiTheme="minorHAnsi"/>
          <w:noProof/>
          <w:sz w:val="22"/>
          <w:lang w:eastAsia="en-SG"/>
        </w:rPr>
      </w:pPr>
      <w:hyperlink w:anchor="_Toc86223194" w:history="1">
        <w:r w:rsidRPr="00EC0127">
          <w:rPr>
            <w:rStyle w:val="Hyperlink"/>
            <w:noProof/>
          </w:rPr>
          <w:t>Figure 9 - Status Bar</w:t>
        </w:r>
        <w:r>
          <w:rPr>
            <w:noProof/>
            <w:webHidden/>
          </w:rPr>
          <w:tab/>
        </w:r>
        <w:r>
          <w:rPr>
            <w:noProof/>
            <w:webHidden/>
          </w:rPr>
          <w:fldChar w:fldCharType="begin"/>
        </w:r>
        <w:r>
          <w:rPr>
            <w:noProof/>
            <w:webHidden/>
          </w:rPr>
          <w:instrText xml:space="preserve"> PAGEREF _Toc86223194 \h </w:instrText>
        </w:r>
        <w:r>
          <w:rPr>
            <w:noProof/>
            <w:webHidden/>
          </w:rPr>
        </w:r>
        <w:r>
          <w:rPr>
            <w:noProof/>
            <w:webHidden/>
          </w:rPr>
          <w:fldChar w:fldCharType="separate"/>
        </w:r>
        <w:r>
          <w:rPr>
            <w:noProof/>
            <w:webHidden/>
          </w:rPr>
          <w:t>16</w:t>
        </w:r>
        <w:r>
          <w:rPr>
            <w:noProof/>
            <w:webHidden/>
          </w:rPr>
          <w:fldChar w:fldCharType="end"/>
        </w:r>
      </w:hyperlink>
    </w:p>
    <w:p w14:paraId="614506EC" w14:textId="77777777" w:rsidR="0077288F" w:rsidRDefault="0077288F">
      <w:pPr>
        <w:pStyle w:val="TableofFigures"/>
        <w:tabs>
          <w:tab w:val="right" w:leader="dot" w:pos="9016"/>
        </w:tabs>
        <w:rPr>
          <w:rFonts w:asciiTheme="minorHAnsi" w:hAnsiTheme="minorHAnsi"/>
          <w:noProof/>
          <w:sz w:val="22"/>
          <w:lang w:eastAsia="en-SG"/>
        </w:rPr>
      </w:pPr>
      <w:hyperlink w:anchor="_Toc86223195" w:history="1">
        <w:r w:rsidRPr="00EC0127">
          <w:rPr>
            <w:rStyle w:val="Hyperlink"/>
            <w:noProof/>
          </w:rPr>
          <w:t>Figure 10 – Inspector</w:t>
        </w:r>
        <w:r>
          <w:rPr>
            <w:noProof/>
            <w:webHidden/>
          </w:rPr>
          <w:tab/>
        </w:r>
        <w:r>
          <w:rPr>
            <w:noProof/>
            <w:webHidden/>
          </w:rPr>
          <w:fldChar w:fldCharType="begin"/>
        </w:r>
        <w:r>
          <w:rPr>
            <w:noProof/>
            <w:webHidden/>
          </w:rPr>
          <w:instrText xml:space="preserve"> PAGEREF _Toc86223195 \h </w:instrText>
        </w:r>
        <w:r>
          <w:rPr>
            <w:noProof/>
            <w:webHidden/>
          </w:rPr>
        </w:r>
        <w:r>
          <w:rPr>
            <w:noProof/>
            <w:webHidden/>
          </w:rPr>
          <w:fldChar w:fldCharType="separate"/>
        </w:r>
        <w:r>
          <w:rPr>
            <w:noProof/>
            <w:webHidden/>
          </w:rPr>
          <w:t>17</w:t>
        </w:r>
        <w:r>
          <w:rPr>
            <w:noProof/>
            <w:webHidden/>
          </w:rPr>
          <w:fldChar w:fldCharType="end"/>
        </w:r>
      </w:hyperlink>
    </w:p>
    <w:p w14:paraId="30276E6B" w14:textId="77777777" w:rsidR="0077288F" w:rsidRDefault="0077288F">
      <w:pPr>
        <w:pStyle w:val="TableofFigures"/>
        <w:tabs>
          <w:tab w:val="right" w:leader="dot" w:pos="9016"/>
        </w:tabs>
        <w:rPr>
          <w:rFonts w:asciiTheme="minorHAnsi" w:hAnsiTheme="minorHAnsi"/>
          <w:noProof/>
          <w:sz w:val="22"/>
          <w:lang w:eastAsia="en-SG"/>
        </w:rPr>
      </w:pPr>
      <w:hyperlink w:anchor="_Toc86223196" w:history="1">
        <w:r w:rsidRPr="00EC0127">
          <w:rPr>
            <w:rStyle w:val="Hyperlink"/>
            <w:noProof/>
          </w:rPr>
          <w:t>Figure 11 - Coprocessor Command Editor</w:t>
        </w:r>
        <w:r>
          <w:rPr>
            <w:noProof/>
            <w:webHidden/>
          </w:rPr>
          <w:tab/>
        </w:r>
        <w:r>
          <w:rPr>
            <w:noProof/>
            <w:webHidden/>
          </w:rPr>
          <w:fldChar w:fldCharType="begin"/>
        </w:r>
        <w:r>
          <w:rPr>
            <w:noProof/>
            <w:webHidden/>
          </w:rPr>
          <w:instrText xml:space="preserve"> PAGEREF _Toc86223196 \h </w:instrText>
        </w:r>
        <w:r>
          <w:rPr>
            <w:noProof/>
            <w:webHidden/>
          </w:rPr>
        </w:r>
        <w:r>
          <w:rPr>
            <w:noProof/>
            <w:webHidden/>
          </w:rPr>
          <w:fldChar w:fldCharType="separate"/>
        </w:r>
        <w:r>
          <w:rPr>
            <w:noProof/>
            <w:webHidden/>
          </w:rPr>
          <w:t>17</w:t>
        </w:r>
        <w:r>
          <w:rPr>
            <w:noProof/>
            <w:webHidden/>
          </w:rPr>
          <w:fldChar w:fldCharType="end"/>
        </w:r>
      </w:hyperlink>
    </w:p>
    <w:p w14:paraId="73C3BAD0" w14:textId="77777777" w:rsidR="0077288F" w:rsidRDefault="0077288F">
      <w:pPr>
        <w:pStyle w:val="TableofFigures"/>
        <w:tabs>
          <w:tab w:val="right" w:leader="dot" w:pos="9016"/>
        </w:tabs>
        <w:rPr>
          <w:rFonts w:asciiTheme="minorHAnsi" w:hAnsiTheme="minorHAnsi"/>
          <w:noProof/>
          <w:sz w:val="22"/>
          <w:lang w:eastAsia="en-SG"/>
        </w:rPr>
      </w:pPr>
      <w:hyperlink w:anchor="_Toc86223197" w:history="1">
        <w:r w:rsidRPr="00EC0127">
          <w:rPr>
            <w:rStyle w:val="Hyperlink"/>
            <w:noProof/>
          </w:rPr>
          <w:t>Figure 12 - Display List Editor</w:t>
        </w:r>
        <w:r>
          <w:rPr>
            <w:noProof/>
            <w:webHidden/>
          </w:rPr>
          <w:tab/>
        </w:r>
        <w:r>
          <w:rPr>
            <w:noProof/>
            <w:webHidden/>
          </w:rPr>
          <w:fldChar w:fldCharType="begin"/>
        </w:r>
        <w:r>
          <w:rPr>
            <w:noProof/>
            <w:webHidden/>
          </w:rPr>
          <w:instrText xml:space="preserve"> PAGEREF _Toc86223197 \h </w:instrText>
        </w:r>
        <w:r>
          <w:rPr>
            <w:noProof/>
            <w:webHidden/>
          </w:rPr>
        </w:r>
        <w:r>
          <w:rPr>
            <w:noProof/>
            <w:webHidden/>
          </w:rPr>
          <w:fldChar w:fldCharType="separate"/>
        </w:r>
        <w:r>
          <w:rPr>
            <w:noProof/>
            <w:webHidden/>
          </w:rPr>
          <w:t>18</w:t>
        </w:r>
        <w:r>
          <w:rPr>
            <w:noProof/>
            <w:webHidden/>
          </w:rPr>
          <w:fldChar w:fldCharType="end"/>
        </w:r>
      </w:hyperlink>
    </w:p>
    <w:p w14:paraId="36E2A364" w14:textId="77777777" w:rsidR="0077288F" w:rsidRDefault="0077288F">
      <w:pPr>
        <w:pStyle w:val="TableofFigures"/>
        <w:tabs>
          <w:tab w:val="right" w:leader="dot" w:pos="9016"/>
        </w:tabs>
        <w:rPr>
          <w:rFonts w:asciiTheme="minorHAnsi" w:hAnsiTheme="minorHAnsi"/>
          <w:noProof/>
          <w:sz w:val="22"/>
          <w:lang w:eastAsia="en-SG"/>
        </w:rPr>
      </w:pPr>
      <w:hyperlink w:anchor="_Toc86223198" w:history="1">
        <w:r w:rsidRPr="00EC0127">
          <w:rPr>
            <w:rStyle w:val="Hyperlink"/>
            <w:noProof/>
          </w:rPr>
          <w:t>Figure 13 - Inspector</w:t>
        </w:r>
        <w:r>
          <w:rPr>
            <w:noProof/>
            <w:webHidden/>
          </w:rPr>
          <w:tab/>
        </w:r>
        <w:r>
          <w:rPr>
            <w:noProof/>
            <w:webHidden/>
          </w:rPr>
          <w:fldChar w:fldCharType="begin"/>
        </w:r>
        <w:r>
          <w:rPr>
            <w:noProof/>
            <w:webHidden/>
          </w:rPr>
          <w:instrText xml:space="preserve"> PAGEREF _Toc86223198 \h </w:instrText>
        </w:r>
        <w:r>
          <w:rPr>
            <w:noProof/>
            <w:webHidden/>
          </w:rPr>
        </w:r>
        <w:r>
          <w:rPr>
            <w:noProof/>
            <w:webHidden/>
          </w:rPr>
          <w:fldChar w:fldCharType="separate"/>
        </w:r>
        <w:r>
          <w:rPr>
            <w:noProof/>
            <w:webHidden/>
          </w:rPr>
          <w:t>19</w:t>
        </w:r>
        <w:r>
          <w:rPr>
            <w:noProof/>
            <w:webHidden/>
          </w:rPr>
          <w:fldChar w:fldCharType="end"/>
        </w:r>
      </w:hyperlink>
    </w:p>
    <w:p w14:paraId="2FA30779" w14:textId="77777777" w:rsidR="0077288F" w:rsidRDefault="0077288F">
      <w:pPr>
        <w:pStyle w:val="TableofFigures"/>
        <w:tabs>
          <w:tab w:val="right" w:leader="dot" w:pos="9016"/>
        </w:tabs>
        <w:rPr>
          <w:rFonts w:asciiTheme="minorHAnsi" w:hAnsiTheme="minorHAnsi"/>
          <w:noProof/>
          <w:sz w:val="22"/>
          <w:lang w:eastAsia="en-SG"/>
        </w:rPr>
      </w:pPr>
      <w:hyperlink w:anchor="_Toc86223199" w:history="1">
        <w:r w:rsidRPr="00EC0127">
          <w:rPr>
            <w:rStyle w:val="Hyperlink"/>
            <w:noProof/>
          </w:rPr>
          <w:t>Figure 14 - RAM_DL</w:t>
        </w:r>
        <w:r>
          <w:rPr>
            <w:noProof/>
            <w:webHidden/>
          </w:rPr>
          <w:tab/>
        </w:r>
        <w:r>
          <w:rPr>
            <w:noProof/>
            <w:webHidden/>
          </w:rPr>
          <w:fldChar w:fldCharType="begin"/>
        </w:r>
        <w:r>
          <w:rPr>
            <w:noProof/>
            <w:webHidden/>
          </w:rPr>
          <w:instrText xml:space="preserve"> PAGEREF _Toc86223199 \h </w:instrText>
        </w:r>
        <w:r>
          <w:rPr>
            <w:noProof/>
            <w:webHidden/>
          </w:rPr>
        </w:r>
        <w:r>
          <w:rPr>
            <w:noProof/>
            <w:webHidden/>
          </w:rPr>
          <w:fldChar w:fldCharType="separate"/>
        </w:r>
        <w:r>
          <w:rPr>
            <w:noProof/>
            <w:webHidden/>
          </w:rPr>
          <w:t>19</w:t>
        </w:r>
        <w:r>
          <w:rPr>
            <w:noProof/>
            <w:webHidden/>
          </w:rPr>
          <w:fldChar w:fldCharType="end"/>
        </w:r>
      </w:hyperlink>
    </w:p>
    <w:p w14:paraId="1C628620" w14:textId="77777777" w:rsidR="0077288F" w:rsidRDefault="0077288F">
      <w:pPr>
        <w:pStyle w:val="TableofFigures"/>
        <w:tabs>
          <w:tab w:val="right" w:leader="dot" w:pos="9016"/>
        </w:tabs>
        <w:rPr>
          <w:rFonts w:asciiTheme="minorHAnsi" w:hAnsiTheme="minorHAnsi"/>
          <w:noProof/>
          <w:sz w:val="22"/>
          <w:lang w:eastAsia="en-SG"/>
        </w:rPr>
      </w:pPr>
      <w:hyperlink w:anchor="_Toc86223200" w:history="1">
        <w:r w:rsidRPr="00EC0127">
          <w:rPr>
            <w:rStyle w:val="Hyperlink"/>
            <w:noProof/>
          </w:rPr>
          <w:t>Figure 15 - Select rows in RAM_DL</w:t>
        </w:r>
        <w:r>
          <w:rPr>
            <w:noProof/>
            <w:webHidden/>
          </w:rPr>
          <w:tab/>
        </w:r>
        <w:r>
          <w:rPr>
            <w:noProof/>
            <w:webHidden/>
          </w:rPr>
          <w:fldChar w:fldCharType="begin"/>
        </w:r>
        <w:r>
          <w:rPr>
            <w:noProof/>
            <w:webHidden/>
          </w:rPr>
          <w:instrText xml:space="preserve"> PAGEREF _Toc86223200 \h </w:instrText>
        </w:r>
        <w:r>
          <w:rPr>
            <w:noProof/>
            <w:webHidden/>
          </w:rPr>
        </w:r>
        <w:r>
          <w:rPr>
            <w:noProof/>
            <w:webHidden/>
          </w:rPr>
          <w:fldChar w:fldCharType="separate"/>
        </w:r>
        <w:r>
          <w:rPr>
            <w:noProof/>
            <w:webHidden/>
          </w:rPr>
          <w:t>19</w:t>
        </w:r>
        <w:r>
          <w:rPr>
            <w:noProof/>
            <w:webHidden/>
          </w:rPr>
          <w:fldChar w:fldCharType="end"/>
        </w:r>
      </w:hyperlink>
    </w:p>
    <w:p w14:paraId="0AC032F3" w14:textId="77777777" w:rsidR="0077288F" w:rsidRDefault="0077288F">
      <w:pPr>
        <w:pStyle w:val="TableofFigures"/>
        <w:tabs>
          <w:tab w:val="right" w:leader="dot" w:pos="9016"/>
        </w:tabs>
        <w:rPr>
          <w:rFonts w:asciiTheme="minorHAnsi" w:hAnsiTheme="minorHAnsi"/>
          <w:noProof/>
          <w:sz w:val="22"/>
          <w:lang w:eastAsia="en-SG"/>
        </w:rPr>
      </w:pPr>
      <w:hyperlink w:anchor="_Toc86223201" w:history="1">
        <w:r w:rsidRPr="00EC0127">
          <w:rPr>
            <w:rStyle w:val="Hyperlink"/>
            <w:noProof/>
          </w:rPr>
          <w:t>Figure 16 - Paste selected rows in RAM_DL</w:t>
        </w:r>
        <w:r>
          <w:rPr>
            <w:noProof/>
            <w:webHidden/>
          </w:rPr>
          <w:tab/>
        </w:r>
        <w:r>
          <w:rPr>
            <w:noProof/>
            <w:webHidden/>
          </w:rPr>
          <w:fldChar w:fldCharType="begin"/>
        </w:r>
        <w:r>
          <w:rPr>
            <w:noProof/>
            <w:webHidden/>
          </w:rPr>
          <w:instrText xml:space="preserve"> PAGEREF _Toc86223201 \h </w:instrText>
        </w:r>
        <w:r>
          <w:rPr>
            <w:noProof/>
            <w:webHidden/>
          </w:rPr>
        </w:r>
        <w:r>
          <w:rPr>
            <w:noProof/>
            <w:webHidden/>
          </w:rPr>
          <w:fldChar w:fldCharType="separate"/>
        </w:r>
        <w:r>
          <w:rPr>
            <w:noProof/>
            <w:webHidden/>
          </w:rPr>
          <w:t>20</w:t>
        </w:r>
        <w:r>
          <w:rPr>
            <w:noProof/>
            <w:webHidden/>
          </w:rPr>
          <w:fldChar w:fldCharType="end"/>
        </w:r>
      </w:hyperlink>
    </w:p>
    <w:p w14:paraId="0A6F4609" w14:textId="77777777" w:rsidR="0077288F" w:rsidRDefault="0077288F">
      <w:pPr>
        <w:pStyle w:val="TableofFigures"/>
        <w:tabs>
          <w:tab w:val="right" w:leader="dot" w:pos="9016"/>
        </w:tabs>
        <w:rPr>
          <w:rFonts w:asciiTheme="minorHAnsi" w:hAnsiTheme="minorHAnsi"/>
          <w:noProof/>
          <w:sz w:val="22"/>
          <w:lang w:eastAsia="en-SG"/>
        </w:rPr>
      </w:pPr>
      <w:hyperlink w:anchor="_Toc86223202" w:history="1">
        <w:r w:rsidRPr="00EC0127">
          <w:rPr>
            <w:rStyle w:val="Hyperlink"/>
            <w:noProof/>
          </w:rPr>
          <w:t>Figure 17 - RAM_REG</w:t>
        </w:r>
        <w:r>
          <w:rPr>
            <w:noProof/>
            <w:webHidden/>
          </w:rPr>
          <w:tab/>
        </w:r>
        <w:r>
          <w:rPr>
            <w:noProof/>
            <w:webHidden/>
          </w:rPr>
          <w:fldChar w:fldCharType="begin"/>
        </w:r>
        <w:r>
          <w:rPr>
            <w:noProof/>
            <w:webHidden/>
          </w:rPr>
          <w:instrText xml:space="preserve"> PAGEREF _Toc86223202 \h </w:instrText>
        </w:r>
        <w:r>
          <w:rPr>
            <w:noProof/>
            <w:webHidden/>
          </w:rPr>
        </w:r>
        <w:r>
          <w:rPr>
            <w:noProof/>
            <w:webHidden/>
          </w:rPr>
          <w:fldChar w:fldCharType="separate"/>
        </w:r>
        <w:r>
          <w:rPr>
            <w:noProof/>
            <w:webHidden/>
          </w:rPr>
          <w:t>20</w:t>
        </w:r>
        <w:r>
          <w:rPr>
            <w:noProof/>
            <w:webHidden/>
          </w:rPr>
          <w:fldChar w:fldCharType="end"/>
        </w:r>
      </w:hyperlink>
    </w:p>
    <w:p w14:paraId="69DE6BC2" w14:textId="77777777" w:rsidR="0077288F" w:rsidRDefault="0077288F">
      <w:pPr>
        <w:pStyle w:val="TableofFigures"/>
        <w:tabs>
          <w:tab w:val="right" w:leader="dot" w:pos="9016"/>
        </w:tabs>
        <w:rPr>
          <w:rFonts w:asciiTheme="minorHAnsi" w:hAnsiTheme="minorHAnsi"/>
          <w:noProof/>
          <w:sz w:val="22"/>
          <w:lang w:eastAsia="en-SG"/>
        </w:rPr>
      </w:pPr>
      <w:hyperlink w:anchor="_Toc86223203" w:history="1">
        <w:r w:rsidRPr="00EC0127">
          <w:rPr>
            <w:rStyle w:val="Hyperlink"/>
            <w:noProof/>
          </w:rPr>
          <w:t>Figure 18 - Select rows in RAM_REG</w:t>
        </w:r>
        <w:r>
          <w:rPr>
            <w:noProof/>
            <w:webHidden/>
          </w:rPr>
          <w:tab/>
        </w:r>
        <w:r>
          <w:rPr>
            <w:noProof/>
            <w:webHidden/>
          </w:rPr>
          <w:fldChar w:fldCharType="begin"/>
        </w:r>
        <w:r>
          <w:rPr>
            <w:noProof/>
            <w:webHidden/>
          </w:rPr>
          <w:instrText xml:space="preserve"> PAGEREF _Toc86223203 \h </w:instrText>
        </w:r>
        <w:r>
          <w:rPr>
            <w:noProof/>
            <w:webHidden/>
          </w:rPr>
        </w:r>
        <w:r>
          <w:rPr>
            <w:noProof/>
            <w:webHidden/>
          </w:rPr>
          <w:fldChar w:fldCharType="separate"/>
        </w:r>
        <w:r>
          <w:rPr>
            <w:noProof/>
            <w:webHidden/>
          </w:rPr>
          <w:t>20</w:t>
        </w:r>
        <w:r>
          <w:rPr>
            <w:noProof/>
            <w:webHidden/>
          </w:rPr>
          <w:fldChar w:fldCharType="end"/>
        </w:r>
      </w:hyperlink>
    </w:p>
    <w:p w14:paraId="14D8DCED" w14:textId="77777777" w:rsidR="0077288F" w:rsidRDefault="0077288F">
      <w:pPr>
        <w:pStyle w:val="TableofFigures"/>
        <w:tabs>
          <w:tab w:val="right" w:leader="dot" w:pos="9016"/>
        </w:tabs>
        <w:rPr>
          <w:rFonts w:asciiTheme="minorHAnsi" w:hAnsiTheme="minorHAnsi"/>
          <w:noProof/>
          <w:sz w:val="22"/>
          <w:lang w:eastAsia="en-SG"/>
        </w:rPr>
      </w:pPr>
      <w:hyperlink w:anchor="_Toc86223204" w:history="1">
        <w:r w:rsidRPr="00EC0127">
          <w:rPr>
            <w:rStyle w:val="Hyperlink"/>
            <w:noProof/>
          </w:rPr>
          <w:t>Figure 19 - Paste selected rows in RAM_REG</w:t>
        </w:r>
        <w:r>
          <w:rPr>
            <w:noProof/>
            <w:webHidden/>
          </w:rPr>
          <w:tab/>
        </w:r>
        <w:r>
          <w:rPr>
            <w:noProof/>
            <w:webHidden/>
          </w:rPr>
          <w:fldChar w:fldCharType="begin"/>
        </w:r>
        <w:r>
          <w:rPr>
            <w:noProof/>
            <w:webHidden/>
          </w:rPr>
          <w:instrText xml:space="preserve"> PAGEREF _Toc86223204 \h </w:instrText>
        </w:r>
        <w:r>
          <w:rPr>
            <w:noProof/>
            <w:webHidden/>
          </w:rPr>
        </w:r>
        <w:r>
          <w:rPr>
            <w:noProof/>
            <w:webHidden/>
          </w:rPr>
          <w:fldChar w:fldCharType="separate"/>
        </w:r>
        <w:r>
          <w:rPr>
            <w:noProof/>
            <w:webHidden/>
          </w:rPr>
          <w:t>20</w:t>
        </w:r>
        <w:r>
          <w:rPr>
            <w:noProof/>
            <w:webHidden/>
          </w:rPr>
          <w:fldChar w:fldCharType="end"/>
        </w:r>
      </w:hyperlink>
    </w:p>
    <w:p w14:paraId="5EA035B4" w14:textId="77777777" w:rsidR="0077288F" w:rsidRDefault="0077288F">
      <w:pPr>
        <w:pStyle w:val="TableofFigures"/>
        <w:tabs>
          <w:tab w:val="right" w:leader="dot" w:pos="9016"/>
        </w:tabs>
        <w:rPr>
          <w:rFonts w:asciiTheme="minorHAnsi" w:hAnsiTheme="minorHAnsi"/>
          <w:noProof/>
          <w:sz w:val="22"/>
          <w:lang w:eastAsia="en-SG"/>
        </w:rPr>
      </w:pPr>
      <w:hyperlink w:anchor="_Toc86223205" w:history="1">
        <w:r w:rsidRPr="00EC0127">
          <w:rPr>
            <w:rStyle w:val="Hyperlink"/>
            <w:noProof/>
          </w:rPr>
          <w:t>Figure 20 - Toolbox Filter</w:t>
        </w:r>
        <w:r>
          <w:rPr>
            <w:noProof/>
            <w:webHidden/>
          </w:rPr>
          <w:tab/>
        </w:r>
        <w:r>
          <w:rPr>
            <w:noProof/>
            <w:webHidden/>
          </w:rPr>
          <w:fldChar w:fldCharType="begin"/>
        </w:r>
        <w:r>
          <w:rPr>
            <w:noProof/>
            <w:webHidden/>
          </w:rPr>
          <w:instrText xml:space="preserve"> PAGEREF _Toc86223205 \h </w:instrText>
        </w:r>
        <w:r>
          <w:rPr>
            <w:noProof/>
            <w:webHidden/>
          </w:rPr>
        </w:r>
        <w:r>
          <w:rPr>
            <w:noProof/>
            <w:webHidden/>
          </w:rPr>
          <w:fldChar w:fldCharType="separate"/>
        </w:r>
        <w:r>
          <w:rPr>
            <w:noProof/>
            <w:webHidden/>
          </w:rPr>
          <w:t>21</w:t>
        </w:r>
        <w:r>
          <w:rPr>
            <w:noProof/>
            <w:webHidden/>
          </w:rPr>
          <w:fldChar w:fldCharType="end"/>
        </w:r>
      </w:hyperlink>
    </w:p>
    <w:p w14:paraId="433930C7" w14:textId="77777777" w:rsidR="0077288F" w:rsidRDefault="0077288F">
      <w:pPr>
        <w:pStyle w:val="TableofFigures"/>
        <w:tabs>
          <w:tab w:val="right" w:leader="dot" w:pos="9016"/>
        </w:tabs>
        <w:rPr>
          <w:rFonts w:asciiTheme="minorHAnsi" w:hAnsiTheme="minorHAnsi"/>
          <w:noProof/>
          <w:sz w:val="22"/>
          <w:lang w:eastAsia="en-SG"/>
        </w:rPr>
      </w:pPr>
      <w:hyperlink w:anchor="_Toc86223206" w:history="1">
        <w:r w:rsidRPr="00EC0127">
          <w:rPr>
            <w:rStyle w:val="Hyperlink"/>
            <w:noProof/>
          </w:rPr>
          <w:t>Figure 21 - Display List mode</w:t>
        </w:r>
        <w:r>
          <w:rPr>
            <w:noProof/>
            <w:webHidden/>
          </w:rPr>
          <w:tab/>
        </w:r>
        <w:r>
          <w:rPr>
            <w:noProof/>
            <w:webHidden/>
          </w:rPr>
          <w:fldChar w:fldCharType="begin"/>
        </w:r>
        <w:r>
          <w:rPr>
            <w:noProof/>
            <w:webHidden/>
          </w:rPr>
          <w:instrText xml:space="preserve"> PAGEREF _Toc86223206 \h </w:instrText>
        </w:r>
        <w:r>
          <w:rPr>
            <w:noProof/>
            <w:webHidden/>
          </w:rPr>
        </w:r>
        <w:r>
          <w:rPr>
            <w:noProof/>
            <w:webHidden/>
          </w:rPr>
          <w:fldChar w:fldCharType="separate"/>
        </w:r>
        <w:r>
          <w:rPr>
            <w:noProof/>
            <w:webHidden/>
          </w:rPr>
          <w:t>21</w:t>
        </w:r>
        <w:r>
          <w:rPr>
            <w:noProof/>
            <w:webHidden/>
          </w:rPr>
          <w:fldChar w:fldCharType="end"/>
        </w:r>
      </w:hyperlink>
    </w:p>
    <w:p w14:paraId="04111BD6" w14:textId="77777777" w:rsidR="0077288F" w:rsidRDefault="0077288F">
      <w:pPr>
        <w:pStyle w:val="TableofFigures"/>
        <w:tabs>
          <w:tab w:val="right" w:leader="dot" w:pos="9016"/>
        </w:tabs>
        <w:rPr>
          <w:rFonts w:asciiTheme="minorHAnsi" w:hAnsiTheme="minorHAnsi"/>
          <w:noProof/>
          <w:sz w:val="22"/>
          <w:lang w:eastAsia="en-SG"/>
        </w:rPr>
      </w:pPr>
      <w:hyperlink w:anchor="_Toc86223207" w:history="1">
        <w:r w:rsidRPr="00EC0127">
          <w:rPr>
            <w:rStyle w:val="Hyperlink"/>
            <w:noProof/>
          </w:rPr>
          <w:t>Figure 22 - Toolbox in Display List mode</w:t>
        </w:r>
        <w:r>
          <w:rPr>
            <w:noProof/>
            <w:webHidden/>
          </w:rPr>
          <w:tab/>
        </w:r>
        <w:r>
          <w:rPr>
            <w:noProof/>
            <w:webHidden/>
          </w:rPr>
          <w:fldChar w:fldCharType="begin"/>
        </w:r>
        <w:r>
          <w:rPr>
            <w:noProof/>
            <w:webHidden/>
          </w:rPr>
          <w:instrText xml:space="preserve"> PAGEREF _Toc86223207 \h </w:instrText>
        </w:r>
        <w:r>
          <w:rPr>
            <w:noProof/>
            <w:webHidden/>
          </w:rPr>
        </w:r>
        <w:r>
          <w:rPr>
            <w:noProof/>
            <w:webHidden/>
          </w:rPr>
          <w:fldChar w:fldCharType="separate"/>
        </w:r>
        <w:r>
          <w:rPr>
            <w:noProof/>
            <w:webHidden/>
          </w:rPr>
          <w:t>22</w:t>
        </w:r>
        <w:r>
          <w:rPr>
            <w:noProof/>
            <w:webHidden/>
          </w:rPr>
          <w:fldChar w:fldCharType="end"/>
        </w:r>
      </w:hyperlink>
    </w:p>
    <w:p w14:paraId="1F65968B" w14:textId="77777777" w:rsidR="0077288F" w:rsidRDefault="0077288F">
      <w:pPr>
        <w:pStyle w:val="TableofFigures"/>
        <w:tabs>
          <w:tab w:val="right" w:leader="dot" w:pos="9016"/>
        </w:tabs>
        <w:rPr>
          <w:rFonts w:asciiTheme="minorHAnsi" w:hAnsiTheme="minorHAnsi"/>
          <w:noProof/>
          <w:sz w:val="22"/>
          <w:lang w:eastAsia="en-SG"/>
        </w:rPr>
      </w:pPr>
      <w:hyperlink r:id="rId164" w:anchor="_Toc86223208" w:history="1">
        <w:r w:rsidRPr="00EC0127">
          <w:rPr>
            <w:rStyle w:val="Hyperlink"/>
            <w:noProof/>
          </w:rPr>
          <w:t>Figure 23 - Graphics State in Display List mode</w:t>
        </w:r>
        <w:r>
          <w:rPr>
            <w:noProof/>
            <w:webHidden/>
          </w:rPr>
          <w:tab/>
        </w:r>
        <w:r>
          <w:rPr>
            <w:noProof/>
            <w:webHidden/>
          </w:rPr>
          <w:fldChar w:fldCharType="begin"/>
        </w:r>
        <w:r>
          <w:rPr>
            <w:noProof/>
            <w:webHidden/>
          </w:rPr>
          <w:instrText xml:space="preserve"> PAGEREF _Toc86223208 \h </w:instrText>
        </w:r>
        <w:r>
          <w:rPr>
            <w:noProof/>
            <w:webHidden/>
          </w:rPr>
        </w:r>
        <w:r>
          <w:rPr>
            <w:noProof/>
            <w:webHidden/>
          </w:rPr>
          <w:fldChar w:fldCharType="separate"/>
        </w:r>
        <w:r>
          <w:rPr>
            <w:noProof/>
            <w:webHidden/>
          </w:rPr>
          <w:t>22</w:t>
        </w:r>
        <w:r>
          <w:rPr>
            <w:noProof/>
            <w:webHidden/>
          </w:rPr>
          <w:fldChar w:fldCharType="end"/>
        </w:r>
      </w:hyperlink>
    </w:p>
    <w:p w14:paraId="174D1602" w14:textId="77777777" w:rsidR="0077288F" w:rsidRDefault="0077288F">
      <w:pPr>
        <w:pStyle w:val="TableofFigures"/>
        <w:tabs>
          <w:tab w:val="right" w:leader="dot" w:pos="9016"/>
        </w:tabs>
        <w:rPr>
          <w:rFonts w:asciiTheme="minorHAnsi" w:hAnsiTheme="minorHAnsi"/>
          <w:noProof/>
          <w:sz w:val="22"/>
          <w:lang w:eastAsia="en-SG"/>
        </w:rPr>
      </w:pPr>
      <w:hyperlink r:id="rId165" w:anchor="_Toc86223209" w:history="1">
        <w:r w:rsidRPr="00EC0127">
          <w:rPr>
            <w:rStyle w:val="Hyperlink"/>
            <w:noProof/>
          </w:rPr>
          <w:t>Figure 24 – Primitive in Display List Mode</w:t>
        </w:r>
        <w:r>
          <w:rPr>
            <w:noProof/>
            <w:webHidden/>
          </w:rPr>
          <w:tab/>
        </w:r>
        <w:r>
          <w:rPr>
            <w:noProof/>
            <w:webHidden/>
          </w:rPr>
          <w:fldChar w:fldCharType="begin"/>
        </w:r>
        <w:r>
          <w:rPr>
            <w:noProof/>
            <w:webHidden/>
          </w:rPr>
          <w:instrText xml:space="preserve"> PAGEREF _Toc86223209 \h </w:instrText>
        </w:r>
        <w:r>
          <w:rPr>
            <w:noProof/>
            <w:webHidden/>
          </w:rPr>
        </w:r>
        <w:r>
          <w:rPr>
            <w:noProof/>
            <w:webHidden/>
          </w:rPr>
          <w:fldChar w:fldCharType="separate"/>
        </w:r>
        <w:r>
          <w:rPr>
            <w:noProof/>
            <w:webHidden/>
          </w:rPr>
          <w:t>22</w:t>
        </w:r>
        <w:r>
          <w:rPr>
            <w:noProof/>
            <w:webHidden/>
          </w:rPr>
          <w:fldChar w:fldCharType="end"/>
        </w:r>
      </w:hyperlink>
    </w:p>
    <w:p w14:paraId="03521775" w14:textId="77777777" w:rsidR="0077288F" w:rsidRDefault="0077288F">
      <w:pPr>
        <w:pStyle w:val="TableofFigures"/>
        <w:tabs>
          <w:tab w:val="right" w:leader="dot" w:pos="9016"/>
        </w:tabs>
        <w:rPr>
          <w:rFonts w:asciiTheme="minorHAnsi" w:hAnsiTheme="minorHAnsi"/>
          <w:noProof/>
          <w:sz w:val="22"/>
          <w:lang w:eastAsia="en-SG"/>
        </w:rPr>
      </w:pPr>
      <w:hyperlink r:id="rId166" w:anchor="_Toc86223210" w:history="1">
        <w:r w:rsidRPr="00EC0127">
          <w:rPr>
            <w:rStyle w:val="Hyperlink"/>
            <w:noProof/>
          </w:rPr>
          <w:t>Figure 25 – Background in Display List mode</w:t>
        </w:r>
        <w:r>
          <w:rPr>
            <w:noProof/>
            <w:webHidden/>
          </w:rPr>
          <w:tab/>
        </w:r>
        <w:r>
          <w:rPr>
            <w:noProof/>
            <w:webHidden/>
          </w:rPr>
          <w:fldChar w:fldCharType="begin"/>
        </w:r>
        <w:r>
          <w:rPr>
            <w:noProof/>
            <w:webHidden/>
          </w:rPr>
          <w:instrText xml:space="preserve"> PAGEREF _Toc86223210 \h </w:instrText>
        </w:r>
        <w:r>
          <w:rPr>
            <w:noProof/>
            <w:webHidden/>
          </w:rPr>
        </w:r>
        <w:r>
          <w:rPr>
            <w:noProof/>
            <w:webHidden/>
          </w:rPr>
          <w:fldChar w:fldCharType="separate"/>
        </w:r>
        <w:r>
          <w:rPr>
            <w:noProof/>
            <w:webHidden/>
          </w:rPr>
          <w:t>22</w:t>
        </w:r>
        <w:r>
          <w:rPr>
            <w:noProof/>
            <w:webHidden/>
          </w:rPr>
          <w:fldChar w:fldCharType="end"/>
        </w:r>
      </w:hyperlink>
    </w:p>
    <w:p w14:paraId="7F5A96FA" w14:textId="77777777" w:rsidR="0077288F" w:rsidRDefault="0077288F">
      <w:pPr>
        <w:pStyle w:val="TableofFigures"/>
        <w:tabs>
          <w:tab w:val="right" w:leader="dot" w:pos="9016"/>
        </w:tabs>
        <w:rPr>
          <w:rFonts w:asciiTheme="minorHAnsi" w:hAnsiTheme="minorHAnsi"/>
          <w:noProof/>
          <w:sz w:val="22"/>
          <w:lang w:eastAsia="en-SG"/>
        </w:rPr>
      </w:pPr>
      <w:hyperlink r:id="rId167" w:anchor="_Toc86223211" w:history="1">
        <w:r w:rsidRPr="00EC0127">
          <w:rPr>
            <w:rStyle w:val="Hyperlink"/>
            <w:noProof/>
          </w:rPr>
          <w:t>Figure 26 - Drawing Actions in Display List mode</w:t>
        </w:r>
        <w:r>
          <w:rPr>
            <w:noProof/>
            <w:webHidden/>
          </w:rPr>
          <w:tab/>
        </w:r>
        <w:r>
          <w:rPr>
            <w:noProof/>
            <w:webHidden/>
          </w:rPr>
          <w:fldChar w:fldCharType="begin"/>
        </w:r>
        <w:r>
          <w:rPr>
            <w:noProof/>
            <w:webHidden/>
          </w:rPr>
          <w:instrText xml:space="preserve"> PAGEREF _Toc86223211 \h </w:instrText>
        </w:r>
        <w:r>
          <w:rPr>
            <w:noProof/>
            <w:webHidden/>
          </w:rPr>
        </w:r>
        <w:r>
          <w:rPr>
            <w:noProof/>
            <w:webHidden/>
          </w:rPr>
          <w:fldChar w:fldCharType="separate"/>
        </w:r>
        <w:r>
          <w:rPr>
            <w:noProof/>
            <w:webHidden/>
          </w:rPr>
          <w:t>23</w:t>
        </w:r>
        <w:r>
          <w:rPr>
            <w:noProof/>
            <w:webHidden/>
          </w:rPr>
          <w:fldChar w:fldCharType="end"/>
        </w:r>
      </w:hyperlink>
    </w:p>
    <w:p w14:paraId="515EECDB" w14:textId="77777777" w:rsidR="0077288F" w:rsidRDefault="0077288F">
      <w:pPr>
        <w:pStyle w:val="TableofFigures"/>
        <w:tabs>
          <w:tab w:val="right" w:leader="dot" w:pos="9016"/>
        </w:tabs>
        <w:rPr>
          <w:rFonts w:asciiTheme="minorHAnsi" w:hAnsiTheme="minorHAnsi"/>
          <w:noProof/>
          <w:sz w:val="22"/>
          <w:lang w:eastAsia="en-SG"/>
        </w:rPr>
      </w:pPr>
      <w:hyperlink r:id="rId168" w:anchor="_Toc86223212" w:history="1">
        <w:r w:rsidRPr="00EC0127">
          <w:rPr>
            <w:rStyle w:val="Hyperlink"/>
            <w:noProof/>
          </w:rPr>
          <w:t>Figure 27 - Execution Control in Display List</w:t>
        </w:r>
        <w:r>
          <w:rPr>
            <w:noProof/>
            <w:webHidden/>
          </w:rPr>
          <w:tab/>
        </w:r>
        <w:r>
          <w:rPr>
            <w:noProof/>
            <w:webHidden/>
          </w:rPr>
          <w:fldChar w:fldCharType="begin"/>
        </w:r>
        <w:r>
          <w:rPr>
            <w:noProof/>
            <w:webHidden/>
          </w:rPr>
          <w:instrText xml:space="preserve"> PAGEREF _Toc86223212 \h </w:instrText>
        </w:r>
        <w:r>
          <w:rPr>
            <w:noProof/>
            <w:webHidden/>
          </w:rPr>
        </w:r>
        <w:r>
          <w:rPr>
            <w:noProof/>
            <w:webHidden/>
          </w:rPr>
          <w:fldChar w:fldCharType="separate"/>
        </w:r>
        <w:r>
          <w:rPr>
            <w:noProof/>
            <w:webHidden/>
          </w:rPr>
          <w:t>23</w:t>
        </w:r>
        <w:r>
          <w:rPr>
            <w:noProof/>
            <w:webHidden/>
          </w:rPr>
          <w:fldChar w:fldCharType="end"/>
        </w:r>
      </w:hyperlink>
    </w:p>
    <w:p w14:paraId="41B17E07" w14:textId="77777777" w:rsidR="0077288F" w:rsidRDefault="0077288F">
      <w:pPr>
        <w:pStyle w:val="TableofFigures"/>
        <w:tabs>
          <w:tab w:val="right" w:leader="dot" w:pos="9016"/>
        </w:tabs>
        <w:rPr>
          <w:rFonts w:asciiTheme="minorHAnsi" w:hAnsiTheme="minorHAnsi"/>
          <w:noProof/>
          <w:sz w:val="22"/>
          <w:lang w:eastAsia="en-SG"/>
        </w:rPr>
      </w:pPr>
      <w:hyperlink r:id="rId169" w:anchor="_Toc86223213" w:history="1">
        <w:r w:rsidRPr="00EC0127">
          <w:rPr>
            <w:rStyle w:val="Hyperlink"/>
            <w:noProof/>
          </w:rPr>
          <w:t>Figure 28 – Bitmap State in Display List mode</w:t>
        </w:r>
        <w:r>
          <w:rPr>
            <w:noProof/>
            <w:webHidden/>
          </w:rPr>
          <w:tab/>
        </w:r>
        <w:r>
          <w:rPr>
            <w:noProof/>
            <w:webHidden/>
          </w:rPr>
          <w:fldChar w:fldCharType="begin"/>
        </w:r>
        <w:r>
          <w:rPr>
            <w:noProof/>
            <w:webHidden/>
          </w:rPr>
          <w:instrText xml:space="preserve"> PAGEREF _Toc86223213 \h </w:instrText>
        </w:r>
        <w:r>
          <w:rPr>
            <w:noProof/>
            <w:webHidden/>
          </w:rPr>
        </w:r>
        <w:r>
          <w:rPr>
            <w:noProof/>
            <w:webHidden/>
          </w:rPr>
          <w:fldChar w:fldCharType="separate"/>
        </w:r>
        <w:r>
          <w:rPr>
            <w:noProof/>
            <w:webHidden/>
          </w:rPr>
          <w:t>23</w:t>
        </w:r>
        <w:r>
          <w:rPr>
            <w:noProof/>
            <w:webHidden/>
          </w:rPr>
          <w:fldChar w:fldCharType="end"/>
        </w:r>
      </w:hyperlink>
    </w:p>
    <w:p w14:paraId="513C9EAB" w14:textId="77777777" w:rsidR="0077288F" w:rsidRDefault="0077288F">
      <w:pPr>
        <w:pStyle w:val="TableofFigures"/>
        <w:tabs>
          <w:tab w:val="right" w:leader="dot" w:pos="9016"/>
        </w:tabs>
        <w:rPr>
          <w:rFonts w:asciiTheme="minorHAnsi" w:hAnsiTheme="minorHAnsi"/>
          <w:noProof/>
          <w:sz w:val="22"/>
          <w:lang w:eastAsia="en-SG"/>
        </w:rPr>
      </w:pPr>
      <w:hyperlink w:anchor="_Toc86223214" w:history="1">
        <w:r w:rsidRPr="00EC0127">
          <w:rPr>
            <w:rStyle w:val="Hyperlink"/>
            <w:noProof/>
          </w:rPr>
          <w:t>Figure 29 - Coprocessor mode</w:t>
        </w:r>
        <w:r>
          <w:rPr>
            <w:noProof/>
            <w:webHidden/>
          </w:rPr>
          <w:tab/>
        </w:r>
        <w:r>
          <w:rPr>
            <w:noProof/>
            <w:webHidden/>
          </w:rPr>
          <w:fldChar w:fldCharType="begin"/>
        </w:r>
        <w:r>
          <w:rPr>
            <w:noProof/>
            <w:webHidden/>
          </w:rPr>
          <w:instrText xml:space="preserve"> PAGEREF _Toc86223214 \h </w:instrText>
        </w:r>
        <w:r>
          <w:rPr>
            <w:noProof/>
            <w:webHidden/>
          </w:rPr>
        </w:r>
        <w:r>
          <w:rPr>
            <w:noProof/>
            <w:webHidden/>
          </w:rPr>
          <w:fldChar w:fldCharType="separate"/>
        </w:r>
        <w:r>
          <w:rPr>
            <w:noProof/>
            <w:webHidden/>
          </w:rPr>
          <w:t>23</w:t>
        </w:r>
        <w:r>
          <w:rPr>
            <w:noProof/>
            <w:webHidden/>
          </w:rPr>
          <w:fldChar w:fldCharType="end"/>
        </w:r>
      </w:hyperlink>
    </w:p>
    <w:p w14:paraId="1D9FF4F1" w14:textId="77777777" w:rsidR="0077288F" w:rsidRDefault="0077288F">
      <w:pPr>
        <w:pStyle w:val="TableofFigures"/>
        <w:tabs>
          <w:tab w:val="right" w:leader="dot" w:pos="9016"/>
        </w:tabs>
        <w:rPr>
          <w:rFonts w:asciiTheme="minorHAnsi" w:hAnsiTheme="minorHAnsi"/>
          <w:noProof/>
          <w:sz w:val="22"/>
          <w:lang w:eastAsia="en-SG"/>
        </w:rPr>
      </w:pPr>
      <w:hyperlink w:anchor="_Toc86223215" w:history="1">
        <w:r w:rsidRPr="00EC0127">
          <w:rPr>
            <w:rStyle w:val="Hyperlink"/>
            <w:noProof/>
          </w:rPr>
          <w:t>Figure 30 - Toolbox in Coprocessor mode</w:t>
        </w:r>
        <w:r>
          <w:rPr>
            <w:noProof/>
            <w:webHidden/>
          </w:rPr>
          <w:tab/>
        </w:r>
        <w:r>
          <w:rPr>
            <w:noProof/>
            <w:webHidden/>
          </w:rPr>
          <w:fldChar w:fldCharType="begin"/>
        </w:r>
        <w:r>
          <w:rPr>
            <w:noProof/>
            <w:webHidden/>
          </w:rPr>
          <w:instrText xml:space="preserve"> PAGEREF _Toc86223215 \h </w:instrText>
        </w:r>
        <w:r>
          <w:rPr>
            <w:noProof/>
            <w:webHidden/>
          </w:rPr>
        </w:r>
        <w:r>
          <w:rPr>
            <w:noProof/>
            <w:webHidden/>
          </w:rPr>
          <w:fldChar w:fldCharType="separate"/>
        </w:r>
        <w:r>
          <w:rPr>
            <w:noProof/>
            <w:webHidden/>
          </w:rPr>
          <w:t>24</w:t>
        </w:r>
        <w:r>
          <w:rPr>
            <w:noProof/>
            <w:webHidden/>
          </w:rPr>
          <w:fldChar w:fldCharType="end"/>
        </w:r>
      </w:hyperlink>
    </w:p>
    <w:p w14:paraId="1C848DD5" w14:textId="77777777" w:rsidR="0077288F" w:rsidRDefault="0077288F">
      <w:pPr>
        <w:pStyle w:val="TableofFigures"/>
        <w:tabs>
          <w:tab w:val="right" w:leader="dot" w:pos="9016"/>
        </w:tabs>
        <w:rPr>
          <w:rFonts w:asciiTheme="minorHAnsi" w:hAnsiTheme="minorHAnsi"/>
          <w:noProof/>
          <w:sz w:val="22"/>
          <w:lang w:eastAsia="en-SG"/>
        </w:rPr>
      </w:pPr>
      <w:hyperlink r:id="rId170" w:anchor="_Toc86223216" w:history="1">
        <w:r w:rsidRPr="00EC0127">
          <w:rPr>
            <w:rStyle w:val="Hyperlink"/>
            <w:noProof/>
          </w:rPr>
          <w:t>Figure 31 - Background in Co-processor mode</w:t>
        </w:r>
        <w:r>
          <w:rPr>
            <w:noProof/>
            <w:webHidden/>
          </w:rPr>
          <w:tab/>
        </w:r>
        <w:r>
          <w:rPr>
            <w:noProof/>
            <w:webHidden/>
          </w:rPr>
          <w:fldChar w:fldCharType="begin"/>
        </w:r>
        <w:r>
          <w:rPr>
            <w:noProof/>
            <w:webHidden/>
          </w:rPr>
          <w:instrText xml:space="preserve"> PAGEREF _Toc86223216 \h </w:instrText>
        </w:r>
        <w:r>
          <w:rPr>
            <w:noProof/>
            <w:webHidden/>
          </w:rPr>
        </w:r>
        <w:r>
          <w:rPr>
            <w:noProof/>
            <w:webHidden/>
          </w:rPr>
          <w:fldChar w:fldCharType="separate"/>
        </w:r>
        <w:r>
          <w:rPr>
            <w:noProof/>
            <w:webHidden/>
          </w:rPr>
          <w:t>24</w:t>
        </w:r>
        <w:r>
          <w:rPr>
            <w:noProof/>
            <w:webHidden/>
          </w:rPr>
          <w:fldChar w:fldCharType="end"/>
        </w:r>
      </w:hyperlink>
    </w:p>
    <w:p w14:paraId="2441D469" w14:textId="77777777" w:rsidR="0077288F" w:rsidRDefault="0077288F">
      <w:pPr>
        <w:pStyle w:val="TableofFigures"/>
        <w:tabs>
          <w:tab w:val="right" w:leader="dot" w:pos="9016"/>
        </w:tabs>
        <w:rPr>
          <w:rFonts w:asciiTheme="minorHAnsi" w:hAnsiTheme="minorHAnsi"/>
          <w:noProof/>
          <w:sz w:val="22"/>
          <w:lang w:eastAsia="en-SG"/>
        </w:rPr>
      </w:pPr>
      <w:hyperlink r:id="rId171" w:anchor="_Toc86223217" w:history="1">
        <w:r w:rsidRPr="00EC0127">
          <w:rPr>
            <w:rStyle w:val="Hyperlink"/>
            <w:noProof/>
          </w:rPr>
          <w:t>Figure 32 - Primitives in Co-processor mode</w:t>
        </w:r>
        <w:r>
          <w:rPr>
            <w:noProof/>
            <w:webHidden/>
          </w:rPr>
          <w:tab/>
        </w:r>
        <w:r>
          <w:rPr>
            <w:noProof/>
            <w:webHidden/>
          </w:rPr>
          <w:fldChar w:fldCharType="begin"/>
        </w:r>
        <w:r>
          <w:rPr>
            <w:noProof/>
            <w:webHidden/>
          </w:rPr>
          <w:instrText xml:space="preserve"> PAGEREF _Toc86223217 \h </w:instrText>
        </w:r>
        <w:r>
          <w:rPr>
            <w:noProof/>
            <w:webHidden/>
          </w:rPr>
        </w:r>
        <w:r>
          <w:rPr>
            <w:noProof/>
            <w:webHidden/>
          </w:rPr>
          <w:fldChar w:fldCharType="separate"/>
        </w:r>
        <w:r>
          <w:rPr>
            <w:noProof/>
            <w:webHidden/>
          </w:rPr>
          <w:t>24</w:t>
        </w:r>
        <w:r>
          <w:rPr>
            <w:noProof/>
            <w:webHidden/>
          </w:rPr>
          <w:fldChar w:fldCharType="end"/>
        </w:r>
      </w:hyperlink>
    </w:p>
    <w:p w14:paraId="0C7E842F" w14:textId="77777777" w:rsidR="0077288F" w:rsidRDefault="0077288F">
      <w:pPr>
        <w:pStyle w:val="TableofFigures"/>
        <w:tabs>
          <w:tab w:val="right" w:leader="dot" w:pos="9016"/>
        </w:tabs>
        <w:rPr>
          <w:rFonts w:asciiTheme="minorHAnsi" w:hAnsiTheme="minorHAnsi"/>
          <w:noProof/>
          <w:sz w:val="22"/>
          <w:lang w:eastAsia="en-SG"/>
        </w:rPr>
      </w:pPr>
      <w:hyperlink r:id="rId172" w:anchor="_Toc86223218" w:history="1">
        <w:r w:rsidRPr="00EC0127">
          <w:rPr>
            <w:rStyle w:val="Hyperlink"/>
            <w:noProof/>
          </w:rPr>
          <w:t>Figure 34 - Utilities in Co-processor mode</w:t>
        </w:r>
        <w:r>
          <w:rPr>
            <w:noProof/>
            <w:webHidden/>
          </w:rPr>
          <w:tab/>
        </w:r>
        <w:r>
          <w:rPr>
            <w:noProof/>
            <w:webHidden/>
          </w:rPr>
          <w:fldChar w:fldCharType="begin"/>
        </w:r>
        <w:r>
          <w:rPr>
            <w:noProof/>
            <w:webHidden/>
          </w:rPr>
          <w:instrText xml:space="preserve"> PAGEREF _Toc86223218 \h </w:instrText>
        </w:r>
        <w:r>
          <w:rPr>
            <w:noProof/>
            <w:webHidden/>
          </w:rPr>
        </w:r>
        <w:r>
          <w:rPr>
            <w:noProof/>
            <w:webHidden/>
          </w:rPr>
          <w:fldChar w:fldCharType="separate"/>
        </w:r>
        <w:r>
          <w:rPr>
            <w:noProof/>
            <w:webHidden/>
          </w:rPr>
          <w:t>24</w:t>
        </w:r>
        <w:r>
          <w:rPr>
            <w:noProof/>
            <w:webHidden/>
          </w:rPr>
          <w:fldChar w:fldCharType="end"/>
        </w:r>
      </w:hyperlink>
    </w:p>
    <w:p w14:paraId="6CA1AFDA" w14:textId="77777777" w:rsidR="0077288F" w:rsidRDefault="0077288F">
      <w:pPr>
        <w:pStyle w:val="TableofFigures"/>
        <w:tabs>
          <w:tab w:val="right" w:leader="dot" w:pos="9016"/>
        </w:tabs>
        <w:rPr>
          <w:rFonts w:asciiTheme="minorHAnsi" w:hAnsiTheme="minorHAnsi"/>
          <w:noProof/>
          <w:sz w:val="22"/>
          <w:lang w:eastAsia="en-SG"/>
        </w:rPr>
      </w:pPr>
      <w:hyperlink r:id="rId173" w:anchor="_Toc86223219" w:history="1">
        <w:r w:rsidRPr="00EC0127">
          <w:rPr>
            <w:rStyle w:val="Hyperlink"/>
            <w:noProof/>
          </w:rPr>
          <w:t>Figure 33 - Widgets Co-processor mode</w:t>
        </w:r>
        <w:r>
          <w:rPr>
            <w:noProof/>
            <w:webHidden/>
          </w:rPr>
          <w:tab/>
        </w:r>
        <w:r>
          <w:rPr>
            <w:noProof/>
            <w:webHidden/>
          </w:rPr>
          <w:fldChar w:fldCharType="begin"/>
        </w:r>
        <w:r>
          <w:rPr>
            <w:noProof/>
            <w:webHidden/>
          </w:rPr>
          <w:instrText xml:space="preserve"> PAGEREF _Toc86223219 \h </w:instrText>
        </w:r>
        <w:r>
          <w:rPr>
            <w:noProof/>
            <w:webHidden/>
          </w:rPr>
        </w:r>
        <w:r>
          <w:rPr>
            <w:noProof/>
            <w:webHidden/>
          </w:rPr>
          <w:fldChar w:fldCharType="separate"/>
        </w:r>
        <w:r>
          <w:rPr>
            <w:noProof/>
            <w:webHidden/>
          </w:rPr>
          <w:t>24</w:t>
        </w:r>
        <w:r>
          <w:rPr>
            <w:noProof/>
            <w:webHidden/>
          </w:rPr>
          <w:fldChar w:fldCharType="end"/>
        </w:r>
      </w:hyperlink>
    </w:p>
    <w:p w14:paraId="11E4218E" w14:textId="77777777" w:rsidR="0077288F" w:rsidRDefault="0077288F">
      <w:pPr>
        <w:pStyle w:val="TableofFigures"/>
        <w:tabs>
          <w:tab w:val="right" w:leader="dot" w:pos="9016"/>
        </w:tabs>
        <w:rPr>
          <w:rFonts w:asciiTheme="minorHAnsi" w:hAnsiTheme="minorHAnsi"/>
          <w:noProof/>
          <w:sz w:val="22"/>
          <w:lang w:eastAsia="en-SG"/>
        </w:rPr>
      </w:pPr>
      <w:hyperlink r:id="rId174" w:anchor="_Toc86223220" w:history="1">
        <w:r w:rsidRPr="00EC0127">
          <w:rPr>
            <w:rStyle w:val="Hyperlink"/>
            <w:noProof/>
          </w:rPr>
          <w:t>Figure 35 – Execution Control in Coprocessor mode</w:t>
        </w:r>
        <w:r>
          <w:rPr>
            <w:noProof/>
            <w:webHidden/>
          </w:rPr>
          <w:tab/>
        </w:r>
        <w:r>
          <w:rPr>
            <w:noProof/>
            <w:webHidden/>
          </w:rPr>
          <w:fldChar w:fldCharType="begin"/>
        </w:r>
        <w:r>
          <w:rPr>
            <w:noProof/>
            <w:webHidden/>
          </w:rPr>
          <w:instrText xml:space="preserve"> PAGEREF _Toc86223220 \h </w:instrText>
        </w:r>
        <w:r>
          <w:rPr>
            <w:noProof/>
            <w:webHidden/>
          </w:rPr>
        </w:r>
        <w:r>
          <w:rPr>
            <w:noProof/>
            <w:webHidden/>
          </w:rPr>
          <w:fldChar w:fldCharType="separate"/>
        </w:r>
        <w:r>
          <w:rPr>
            <w:noProof/>
            <w:webHidden/>
          </w:rPr>
          <w:t>25</w:t>
        </w:r>
        <w:r>
          <w:rPr>
            <w:noProof/>
            <w:webHidden/>
          </w:rPr>
          <w:fldChar w:fldCharType="end"/>
        </w:r>
      </w:hyperlink>
    </w:p>
    <w:p w14:paraId="77E7F2AA" w14:textId="77777777" w:rsidR="0077288F" w:rsidRDefault="0077288F">
      <w:pPr>
        <w:pStyle w:val="TableofFigures"/>
        <w:tabs>
          <w:tab w:val="right" w:leader="dot" w:pos="9016"/>
        </w:tabs>
        <w:rPr>
          <w:rFonts w:asciiTheme="minorHAnsi" w:hAnsiTheme="minorHAnsi"/>
          <w:noProof/>
          <w:sz w:val="22"/>
          <w:lang w:eastAsia="en-SG"/>
        </w:rPr>
      </w:pPr>
      <w:hyperlink r:id="rId175" w:anchor="_Toc86223221" w:history="1">
        <w:r w:rsidRPr="00EC0127">
          <w:rPr>
            <w:rStyle w:val="Hyperlink"/>
            <w:noProof/>
          </w:rPr>
          <w:t>Figure 36 – Drawing Actions in Coprocessor mode</w:t>
        </w:r>
        <w:r>
          <w:rPr>
            <w:noProof/>
            <w:webHidden/>
          </w:rPr>
          <w:tab/>
        </w:r>
        <w:r>
          <w:rPr>
            <w:noProof/>
            <w:webHidden/>
          </w:rPr>
          <w:fldChar w:fldCharType="begin"/>
        </w:r>
        <w:r>
          <w:rPr>
            <w:noProof/>
            <w:webHidden/>
          </w:rPr>
          <w:instrText xml:space="preserve"> PAGEREF _Toc86223221 \h </w:instrText>
        </w:r>
        <w:r>
          <w:rPr>
            <w:noProof/>
            <w:webHidden/>
          </w:rPr>
        </w:r>
        <w:r>
          <w:rPr>
            <w:noProof/>
            <w:webHidden/>
          </w:rPr>
          <w:fldChar w:fldCharType="separate"/>
        </w:r>
        <w:r>
          <w:rPr>
            <w:noProof/>
            <w:webHidden/>
          </w:rPr>
          <w:t>25</w:t>
        </w:r>
        <w:r>
          <w:rPr>
            <w:noProof/>
            <w:webHidden/>
          </w:rPr>
          <w:fldChar w:fldCharType="end"/>
        </w:r>
      </w:hyperlink>
    </w:p>
    <w:p w14:paraId="185558CC" w14:textId="77777777" w:rsidR="0077288F" w:rsidRDefault="0077288F">
      <w:pPr>
        <w:pStyle w:val="TableofFigures"/>
        <w:tabs>
          <w:tab w:val="right" w:leader="dot" w:pos="9016"/>
        </w:tabs>
        <w:rPr>
          <w:rFonts w:asciiTheme="minorHAnsi" w:hAnsiTheme="minorHAnsi"/>
          <w:noProof/>
          <w:sz w:val="22"/>
          <w:lang w:eastAsia="en-SG"/>
        </w:rPr>
      </w:pPr>
      <w:hyperlink r:id="rId176" w:anchor="_Toc86223222" w:history="1">
        <w:r w:rsidRPr="00EC0127">
          <w:rPr>
            <w:rStyle w:val="Hyperlink"/>
            <w:noProof/>
          </w:rPr>
          <w:t>Figure 37 – Bitmap State in Coprocessor mode</w:t>
        </w:r>
        <w:r>
          <w:rPr>
            <w:noProof/>
            <w:webHidden/>
          </w:rPr>
          <w:tab/>
        </w:r>
        <w:r>
          <w:rPr>
            <w:noProof/>
            <w:webHidden/>
          </w:rPr>
          <w:fldChar w:fldCharType="begin"/>
        </w:r>
        <w:r>
          <w:rPr>
            <w:noProof/>
            <w:webHidden/>
          </w:rPr>
          <w:instrText xml:space="preserve"> PAGEREF _Toc86223222 \h </w:instrText>
        </w:r>
        <w:r>
          <w:rPr>
            <w:noProof/>
            <w:webHidden/>
          </w:rPr>
        </w:r>
        <w:r>
          <w:rPr>
            <w:noProof/>
            <w:webHidden/>
          </w:rPr>
          <w:fldChar w:fldCharType="separate"/>
        </w:r>
        <w:r>
          <w:rPr>
            <w:noProof/>
            <w:webHidden/>
          </w:rPr>
          <w:t>25</w:t>
        </w:r>
        <w:r>
          <w:rPr>
            <w:noProof/>
            <w:webHidden/>
          </w:rPr>
          <w:fldChar w:fldCharType="end"/>
        </w:r>
      </w:hyperlink>
    </w:p>
    <w:p w14:paraId="1D3C5976" w14:textId="77777777" w:rsidR="0077288F" w:rsidRDefault="0077288F">
      <w:pPr>
        <w:pStyle w:val="TableofFigures"/>
        <w:tabs>
          <w:tab w:val="right" w:leader="dot" w:pos="9016"/>
        </w:tabs>
        <w:rPr>
          <w:rFonts w:asciiTheme="minorHAnsi" w:hAnsiTheme="minorHAnsi"/>
          <w:noProof/>
          <w:sz w:val="22"/>
          <w:lang w:eastAsia="en-SG"/>
        </w:rPr>
      </w:pPr>
      <w:hyperlink r:id="rId177" w:anchor="_Toc86223223" w:history="1">
        <w:r w:rsidRPr="00EC0127">
          <w:rPr>
            <w:rStyle w:val="Hyperlink"/>
            <w:noProof/>
          </w:rPr>
          <w:t>Figure 38 - Graphics State in Coprocessor mode</w:t>
        </w:r>
        <w:r>
          <w:rPr>
            <w:noProof/>
            <w:webHidden/>
          </w:rPr>
          <w:tab/>
        </w:r>
        <w:r>
          <w:rPr>
            <w:noProof/>
            <w:webHidden/>
          </w:rPr>
          <w:fldChar w:fldCharType="begin"/>
        </w:r>
        <w:r>
          <w:rPr>
            <w:noProof/>
            <w:webHidden/>
          </w:rPr>
          <w:instrText xml:space="preserve"> PAGEREF _Toc86223223 \h </w:instrText>
        </w:r>
        <w:r>
          <w:rPr>
            <w:noProof/>
            <w:webHidden/>
          </w:rPr>
        </w:r>
        <w:r>
          <w:rPr>
            <w:noProof/>
            <w:webHidden/>
          </w:rPr>
          <w:fldChar w:fldCharType="separate"/>
        </w:r>
        <w:r>
          <w:rPr>
            <w:noProof/>
            <w:webHidden/>
          </w:rPr>
          <w:t>25</w:t>
        </w:r>
        <w:r>
          <w:rPr>
            <w:noProof/>
            <w:webHidden/>
          </w:rPr>
          <w:fldChar w:fldCharType="end"/>
        </w:r>
      </w:hyperlink>
    </w:p>
    <w:p w14:paraId="2F40C50E" w14:textId="77777777" w:rsidR="0077288F" w:rsidRDefault="0077288F">
      <w:pPr>
        <w:pStyle w:val="TableofFigures"/>
        <w:tabs>
          <w:tab w:val="right" w:leader="dot" w:pos="9016"/>
        </w:tabs>
        <w:rPr>
          <w:rFonts w:asciiTheme="minorHAnsi" w:hAnsiTheme="minorHAnsi"/>
          <w:noProof/>
          <w:sz w:val="22"/>
          <w:lang w:eastAsia="en-SG"/>
        </w:rPr>
      </w:pPr>
      <w:hyperlink w:anchor="_Toc86223224" w:history="1">
        <w:r w:rsidRPr="00EC0127">
          <w:rPr>
            <w:rStyle w:val="Hyperlink"/>
            <w:noProof/>
          </w:rPr>
          <w:t>Figure 39 – Register</w:t>
        </w:r>
        <w:r>
          <w:rPr>
            <w:noProof/>
            <w:webHidden/>
          </w:rPr>
          <w:tab/>
        </w:r>
        <w:r>
          <w:rPr>
            <w:noProof/>
            <w:webHidden/>
          </w:rPr>
          <w:fldChar w:fldCharType="begin"/>
        </w:r>
        <w:r>
          <w:rPr>
            <w:noProof/>
            <w:webHidden/>
          </w:rPr>
          <w:instrText xml:space="preserve"> PAGEREF _Toc86223224 \h </w:instrText>
        </w:r>
        <w:r>
          <w:rPr>
            <w:noProof/>
            <w:webHidden/>
          </w:rPr>
        </w:r>
        <w:r>
          <w:rPr>
            <w:noProof/>
            <w:webHidden/>
          </w:rPr>
          <w:fldChar w:fldCharType="separate"/>
        </w:r>
        <w:r>
          <w:rPr>
            <w:noProof/>
            <w:webHidden/>
          </w:rPr>
          <w:t>26</w:t>
        </w:r>
        <w:r>
          <w:rPr>
            <w:noProof/>
            <w:webHidden/>
          </w:rPr>
          <w:fldChar w:fldCharType="end"/>
        </w:r>
      </w:hyperlink>
    </w:p>
    <w:p w14:paraId="62D484F9" w14:textId="77777777" w:rsidR="0077288F" w:rsidRDefault="0077288F">
      <w:pPr>
        <w:pStyle w:val="TableofFigures"/>
        <w:tabs>
          <w:tab w:val="right" w:leader="dot" w:pos="9016"/>
        </w:tabs>
        <w:rPr>
          <w:rFonts w:asciiTheme="minorHAnsi" w:hAnsiTheme="minorHAnsi"/>
          <w:noProof/>
          <w:sz w:val="22"/>
          <w:lang w:eastAsia="en-SG"/>
        </w:rPr>
      </w:pPr>
      <w:hyperlink w:anchor="_Toc86223225" w:history="1">
        <w:r w:rsidRPr="00EC0127">
          <w:rPr>
            <w:rStyle w:val="Hyperlink"/>
            <w:noProof/>
          </w:rPr>
          <w:t>Figure 40 - Customize resolution in Register window</w:t>
        </w:r>
        <w:r>
          <w:rPr>
            <w:noProof/>
            <w:webHidden/>
          </w:rPr>
          <w:tab/>
        </w:r>
        <w:r>
          <w:rPr>
            <w:noProof/>
            <w:webHidden/>
          </w:rPr>
          <w:fldChar w:fldCharType="begin"/>
        </w:r>
        <w:r>
          <w:rPr>
            <w:noProof/>
            <w:webHidden/>
          </w:rPr>
          <w:instrText xml:space="preserve"> PAGEREF _Toc86223225 \h </w:instrText>
        </w:r>
        <w:r>
          <w:rPr>
            <w:noProof/>
            <w:webHidden/>
          </w:rPr>
        </w:r>
        <w:r>
          <w:rPr>
            <w:noProof/>
            <w:webHidden/>
          </w:rPr>
          <w:fldChar w:fldCharType="separate"/>
        </w:r>
        <w:r>
          <w:rPr>
            <w:noProof/>
            <w:webHidden/>
          </w:rPr>
          <w:t>26</w:t>
        </w:r>
        <w:r>
          <w:rPr>
            <w:noProof/>
            <w:webHidden/>
          </w:rPr>
          <w:fldChar w:fldCharType="end"/>
        </w:r>
      </w:hyperlink>
    </w:p>
    <w:p w14:paraId="0DFE2AF6" w14:textId="77777777" w:rsidR="0077288F" w:rsidRDefault="0077288F">
      <w:pPr>
        <w:pStyle w:val="TableofFigures"/>
        <w:tabs>
          <w:tab w:val="right" w:leader="dot" w:pos="9016"/>
        </w:tabs>
        <w:rPr>
          <w:rFonts w:asciiTheme="minorHAnsi" w:hAnsiTheme="minorHAnsi"/>
          <w:noProof/>
          <w:sz w:val="22"/>
          <w:lang w:eastAsia="en-SG"/>
        </w:rPr>
      </w:pPr>
      <w:hyperlink w:anchor="_Toc86223226" w:history="1">
        <w:r w:rsidRPr="00EC0127">
          <w:rPr>
            <w:rStyle w:val="Hyperlink"/>
            <w:noProof/>
          </w:rPr>
          <w:t>Figure 41 - Content Manager</w:t>
        </w:r>
        <w:r>
          <w:rPr>
            <w:noProof/>
            <w:webHidden/>
          </w:rPr>
          <w:tab/>
        </w:r>
        <w:r>
          <w:rPr>
            <w:noProof/>
            <w:webHidden/>
          </w:rPr>
          <w:fldChar w:fldCharType="begin"/>
        </w:r>
        <w:r>
          <w:rPr>
            <w:noProof/>
            <w:webHidden/>
          </w:rPr>
          <w:instrText xml:space="preserve"> PAGEREF _Toc86223226 \h </w:instrText>
        </w:r>
        <w:r>
          <w:rPr>
            <w:noProof/>
            <w:webHidden/>
          </w:rPr>
        </w:r>
        <w:r>
          <w:rPr>
            <w:noProof/>
            <w:webHidden/>
          </w:rPr>
          <w:fldChar w:fldCharType="separate"/>
        </w:r>
        <w:r>
          <w:rPr>
            <w:noProof/>
            <w:webHidden/>
          </w:rPr>
          <w:t>27</w:t>
        </w:r>
        <w:r>
          <w:rPr>
            <w:noProof/>
            <w:webHidden/>
          </w:rPr>
          <w:fldChar w:fldCharType="end"/>
        </w:r>
      </w:hyperlink>
    </w:p>
    <w:p w14:paraId="6AC2E56C" w14:textId="77777777" w:rsidR="0077288F" w:rsidRDefault="0077288F">
      <w:pPr>
        <w:pStyle w:val="TableofFigures"/>
        <w:tabs>
          <w:tab w:val="right" w:leader="dot" w:pos="9016"/>
        </w:tabs>
        <w:rPr>
          <w:rFonts w:asciiTheme="minorHAnsi" w:hAnsiTheme="minorHAnsi"/>
          <w:noProof/>
          <w:sz w:val="22"/>
          <w:lang w:eastAsia="en-SG"/>
        </w:rPr>
      </w:pPr>
      <w:hyperlink w:anchor="_Toc86223227" w:history="1">
        <w:r w:rsidRPr="00EC0127">
          <w:rPr>
            <w:rStyle w:val="Hyperlink"/>
            <w:noProof/>
          </w:rPr>
          <w:t>Figure 42 - Load content dialog</w:t>
        </w:r>
        <w:r>
          <w:rPr>
            <w:noProof/>
            <w:webHidden/>
          </w:rPr>
          <w:tab/>
        </w:r>
        <w:r>
          <w:rPr>
            <w:noProof/>
            <w:webHidden/>
          </w:rPr>
          <w:fldChar w:fldCharType="begin"/>
        </w:r>
        <w:r>
          <w:rPr>
            <w:noProof/>
            <w:webHidden/>
          </w:rPr>
          <w:instrText xml:space="preserve"> PAGEREF _Toc86223227 \h </w:instrText>
        </w:r>
        <w:r>
          <w:rPr>
            <w:noProof/>
            <w:webHidden/>
          </w:rPr>
        </w:r>
        <w:r>
          <w:rPr>
            <w:noProof/>
            <w:webHidden/>
          </w:rPr>
          <w:fldChar w:fldCharType="separate"/>
        </w:r>
        <w:r>
          <w:rPr>
            <w:noProof/>
            <w:webHidden/>
          </w:rPr>
          <w:t>27</w:t>
        </w:r>
        <w:r>
          <w:rPr>
            <w:noProof/>
            <w:webHidden/>
          </w:rPr>
          <w:fldChar w:fldCharType="end"/>
        </w:r>
      </w:hyperlink>
    </w:p>
    <w:p w14:paraId="51E85A11" w14:textId="77777777" w:rsidR="0077288F" w:rsidRDefault="0077288F">
      <w:pPr>
        <w:pStyle w:val="TableofFigures"/>
        <w:tabs>
          <w:tab w:val="right" w:leader="dot" w:pos="9016"/>
        </w:tabs>
        <w:rPr>
          <w:rFonts w:asciiTheme="minorHAnsi" w:hAnsiTheme="minorHAnsi"/>
          <w:noProof/>
          <w:sz w:val="22"/>
          <w:lang w:eastAsia="en-SG"/>
        </w:rPr>
      </w:pPr>
      <w:hyperlink w:anchor="_Toc86223228" w:history="1">
        <w:r w:rsidRPr="00EC0127">
          <w:rPr>
            <w:rStyle w:val="Hyperlink"/>
            <w:noProof/>
          </w:rPr>
          <w:t>Figure 43 - Content loaded</w:t>
        </w:r>
        <w:r>
          <w:rPr>
            <w:noProof/>
            <w:webHidden/>
          </w:rPr>
          <w:tab/>
        </w:r>
        <w:r>
          <w:rPr>
            <w:noProof/>
            <w:webHidden/>
          </w:rPr>
          <w:fldChar w:fldCharType="begin"/>
        </w:r>
        <w:r>
          <w:rPr>
            <w:noProof/>
            <w:webHidden/>
          </w:rPr>
          <w:instrText xml:space="preserve"> PAGEREF _Toc86223228 \h </w:instrText>
        </w:r>
        <w:r>
          <w:rPr>
            <w:noProof/>
            <w:webHidden/>
          </w:rPr>
        </w:r>
        <w:r>
          <w:rPr>
            <w:noProof/>
            <w:webHidden/>
          </w:rPr>
          <w:fldChar w:fldCharType="separate"/>
        </w:r>
        <w:r>
          <w:rPr>
            <w:noProof/>
            <w:webHidden/>
          </w:rPr>
          <w:t>28</w:t>
        </w:r>
        <w:r>
          <w:rPr>
            <w:noProof/>
            <w:webHidden/>
          </w:rPr>
          <w:fldChar w:fldCharType="end"/>
        </w:r>
      </w:hyperlink>
    </w:p>
    <w:p w14:paraId="59D4255A" w14:textId="77777777" w:rsidR="0077288F" w:rsidRDefault="0077288F">
      <w:pPr>
        <w:pStyle w:val="TableofFigures"/>
        <w:tabs>
          <w:tab w:val="right" w:leader="dot" w:pos="9016"/>
        </w:tabs>
        <w:rPr>
          <w:rFonts w:asciiTheme="minorHAnsi" w:hAnsiTheme="minorHAnsi"/>
          <w:noProof/>
          <w:sz w:val="22"/>
          <w:lang w:eastAsia="en-SG"/>
        </w:rPr>
      </w:pPr>
      <w:hyperlink w:anchor="_Toc86223229" w:history="1">
        <w:r w:rsidRPr="00EC0127">
          <w:rPr>
            <w:rStyle w:val="Hyperlink"/>
            <w:noProof/>
          </w:rPr>
          <w:t>Figure 44 - Content properties</w:t>
        </w:r>
        <w:r>
          <w:rPr>
            <w:noProof/>
            <w:webHidden/>
          </w:rPr>
          <w:tab/>
        </w:r>
        <w:r>
          <w:rPr>
            <w:noProof/>
            <w:webHidden/>
          </w:rPr>
          <w:fldChar w:fldCharType="begin"/>
        </w:r>
        <w:r>
          <w:rPr>
            <w:noProof/>
            <w:webHidden/>
          </w:rPr>
          <w:instrText xml:space="preserve"> PAGEREF _Toc86223229 \h </w:instrText>
        </w:r>
        <w:r>
          <w:rPr>
            <w:noProof/>
            <w:webHidden/>
          </w:rPr>
        </w:r>
        <w:r>
          <w:rPr>
            <w:noProof/>
            <w:webHidden/>
          </w:rPr>
          <w:fldChar w:fldCharType="separate"/>
        </w:r>
        <w:r>
          <w:rPr>
            <w:noProof/>
            <w:webHidden/>
          </w:rPr>
          <w:t>28</w:t>
        </w:r>
        <w:r>
          <w:rPr>
            <w:noProof/>
            <w:webHidden/>
          </w:rPr>
          <w:fldChar w:fldCharType="end"/>
        </w:r>
      </w:hyperlink>
    </w:p>
    <w:p w14:paraId="3AA9CC1B" w14:textId="77777777" w:rsidR="0077288F" w:rsidRDefault="0077288F">
      <w:pPr>
        <w:pStyle w:val="TableofFigures"/>
        <w:tabs>
          <w:tab w:val="right" w:leader="dot" w:pos="9016"/>
        </w:tabs>
        <w:rPr>
          <w:rFonts w:asciiTheme="minorHAnsi" w:hAnsiTheme="minorHAnsi"/>
          <w:noProof/>
          <w:sz w:val="22"/>
          <w:lang w:eastAsia="en-SG"/>
        </w:rPr>
      </w:pPr>
      <w:hyperlink w:anchor="_Toc86223230" w:history="1">
        <w:r w:rsidRPr="00EC0127">
          <w:rPr>
            <w:rStyle w:val="Hyperlink"/>
            <w:noProof/>
          </w:rPr>
          <w:t>Figure 45 - Raw converter</w:t>
        </w:r>
        <w:r>
          <w:rPr>
            <w:noProof/>
            <w:webHidden/>
          </w:rPr>
          <w:tab/>
        </w:r>
        <w:r>
          <w:rPr>
            <w:noProof/>
            <w:webHidden/>
          </w:rPr>
          <w:fldChar w:fldCharType="begin"/>
        </w:r>
        <w:r>
          <w:rPr>
            <w:noProof/>
            <w:webHidden/>
          </w:rPr>
          <w:instrText xml:space="preserve"> PAGEREF _Toc86223230 \h </w:instrText>
        </w:r>
        <w:r>
          <w:rPr>
            <w:noProof/>
            <w:webHidden/>
          </w:rPr>
        </w:r>
        <w:r>
          <w:rPr>
            <w:noProof/>
            <w:webHidden/>
          </w:rPr>
          <w:fldChar w:fldCharType="separate"/>
        </w:r>
        <w:r>
          <w:rPr>
            <w:noProof/>
            <w:webHidden/>
          </w:rPr>
          <w:t>29</w:t>
        </w:r>
        <w:r>
          <w:rPr>
            <w:noProof/>
            <w:webHidden/>
          </w:rPr>
          <w:fldChar w:fldCharType="end"/>
        </w:r>
      </w:hyperlink>
    </w:p>
    <w:p w14:paraId="1F07FC8E" w14:textId="77777777" w:rsidR="0077288F" w:rsidRDefault="0077288F">
      <w:pPr>
        <w:pStyle w:val="TableofFigures"/>
        <w:tabs>
          <w:tab w:val="right" w:leader="dot" w:pos="9016"/>
        </w:tabs>
        <w:rPr>
          <w:rFonts w:asciiTheme="minorHAnsi" w:hAnsiTheme="minorHAnsi"/>
          <w:noProof/>
          <w:sz w:val="22"/>
          <w:lang w:eastAsia="en-SG"/>
        </w:rPr>
      </w:pPr>
      <w:hyperlink w:anchor="_Toc86223231" w:history="1">
        <w:r w:rsidRPr="00EC0127">
          <w:rPr>
            <w:rStyle w:val="Hyperlink"/>
            <w:noProof/>
          </w:rPr>
          <w:t>Figure 46 - Drag content into Viewport</w:t>
        </w:r>
        <w:r>
          <w:rPr>
            <w:noProof/>
            <w:webHidden/>
          </w:rPr>
          <w:tab/>
        </w:r>
        <w:r>
          <w:rPr>
            <w:noProof/>
            <w:webHidden/>
          </w:rPr>
          <w:fldChar w:fldCharType="begin"/>
        </w:r>
        <w:r>
          <w:rPr>
            <w:noProof/>
            <w:webHidden/>
          </w:rPr>
          <w:instrText xml:space="preserve"> PAGEREF _Toc86223231 \h </w:instrText>
        </w:r>
        <w:r>
          <w:rPr>
            <w:noProof/>
            <w:webHidden/>
          </w:rPr>
        </w:r>
        <w:r>
          <w:rPr>
            <w:noProof/>
            <w:webHidden/>
          </w:rPr>
          <w:fldChar w:fldCharType="separate"/>
        </w:r>
        <w:r>
          <w:rPr>
            <w:noProof/>
            <w:webHidden/>
          </w:rPr>
          <w:t>29</w:t>
        </w:r>
        <w:r>
          <w:rPr>
            <w:noProof/>
            <w:webHidden/>
          </w:rPr>
          <w:fldChar w:fldCharType="end"/>
        </w:r>
      </w:hyperlink>
    </w:p>
    <w:p w14:paraId="107097C6" w14:textId="77777777" w:rsidR="0077288F" w:rsidRDefault="0077288F">
      <w:pPr>
        <w:pStyle w:val="TableofFigures"/>
        <w:tabs>
          <w:tab w:val="right" w:leader="dot" w:pos="9016"/>
        </w:tabs>
        <w:rPr>
          <w:rFonts w:asciiTheme="minorHAnsi" w:hAnsiTheme="minorHAnsi"/>
          <w:noProof/>
          <w:sz w:val="22"/>
          <w:lang w:eastAsia="en-SG"/>
        </w:rPr>
      </w:pPr>
      <w:hyperlink w:anchor="_Toc86223232" w:history="1">
        <w:r w:rsidRPr="00EC0127">
          <w:rPr>
            <w:rStyle w:val="Hyperlink"/>
            <w:noProof/>
          </w:rPr>
          <w:t>Figure 47 - Remove content</w:t>
        </w:r>
        <w:r>
          <w:rPr>
            <w:noProof/>
            <w:webHidden/>
          </w:rPr>
          <w:tab/>
        </w:r>
        <w:r>
          <w:rPr>
            <w:noProof/>
            <w:webHidden/>
          </w:rPr>
          <w:fldChar w:fldCharType="begin"/>
        </w:r>
        <w:r>
          <w:rPr>
            <w:noProof/>
            <w:webHidden/>
          </w:rPr>
          <w:instrText xml:space="preserve"> PAGEREF _Toc86223232 \h </w:instrText>
        </w:r>
        <w:r>
          <w:rPr>
            <w:noProof/>
            <w:webHidden/>
          </w:rPr>
        </w:r>
        <w:r>
          <w:rPr>
            <w:noProof/>
            <w:webHidden/>
          </w:rPr>
          <w:fldChar w:fldCharType="separate"/>
        </w:r>
        <w:r>
          <w:rPr>
            <w:noProof/>
            <w:webHidden/>
          </w:rPr>
          <w:t>30</w:t>
        </w:r>
        <w:r>
          <w:rPr>
            <w:noProof/>
            <w:webHidden/>
          </w:rPr>
          <w:fldChar w:fldCharType="end"/>
        </w:r>
      </w:hyperlink>
    </w:p>
    <w:p w14:paraId="4A7B45A5" w14:textId="77777777" w:rsidR="0077288F" w:rsidRDefault="0077288F">
      <w:pPr>
        <w:pStyle w:val="TableofFigures"/>
        <w:tabs>
          <w:tab w:val="right" w:leader="dot" w:pos="9016"/>
        </w:tabs>
        <w:rPr>
          <w:rFonts w:asciiTheme="minorHAnsi" w:hAnsiTheme="minorHAnsi"/>
          <w:noProof/>
          <w:sz w:val="22"/>
          <w:lang w:eastAsia="en-SG"/>
        </w:rPr>
      </w:pPr>
      <w:hyperlink w:anchor="_Toc86223233" w:history="1">
        <w:r w:rsidRPr="00EC0127">
          <w:rPr>
            <w:rStyle w:val="Hyperlink"/>
            <w:noProof/>
          </w:rPr>
          <w:t>Figure 48 - Before connect</w:t>
        </w:r>
        <w:r>
          <w:rPr>
            <w:noProof/>
            <w:webHidden/>
          </w:rPr>
          <w:tab/>
        </w:r>
        <w:r>
          <w:rPr>
            <w:noProof/>
            <w:webHidden/>
          </w:rPr>
          <w:fldChar w:fldCharType="begin"/>
        </w:r>
        <w:r>
          <w:rPr>
            <w:noProof/>
            <w:webHidden/>
          </w:rPr>
          <w:instrText xml:space="preserve"> PAGEREF _Toc86223233 \h </w:instrText>
        </w:r>
        <w:r>
          <w:rPr>
            <w:noProof/>
            <w:webHidden/>
          </w:rPr>
        </w:r>
        <w:r>
          <w:rPr>
            <w:noProof/>
            <w:webHidden/>
          </w:rPr>
          <w:fldChar w:fldCharType="separate"/>
        </w:r>
        <w:r>
          <w:rPr>
            <w:noProof/>
            <w:webHidden/>
          </w:rPr>
          <w:t>31</w:t>
        </w:r>
        <w:r>
          <w:rPr>
            <w:noProof/>
            <w:webHidden/>
          </w:rPr>
          <w:fldChar w:fldCharType="end"/>
        </w:r>
      </w:hyperlink>
    </w:p>
    <w:p w14:paraId="762BA60D" w14:textId="77777777" w:rsidR="0077288F" w:rsidRDefault="0077288F">
      <w:pPr>
        <w:pStyle w:val="TableofFigures"/>
        <w:tabs>
          <w:tab w:val="right" w:leader="dot" w:pos="9016"/>
        </w:tabs>
        <w:rPr>
          <w:rFonts w:asciiTheme="minorHAnsi" w:hAnsiTheme="minorHAnsi"/>
          <w:noProof/>
          <w:sz w:val="22"/>
          <w:lang w:eastAsia="en-SG"/>
        </w:rPr>
      </w:pPr>
      <w:hyperlink w:anchor="_Toc86223234" w:history="1">
        <w:r w:rsidRPr="00EC0127">
          <w:rPr>
            <w:rStyle w:val="Hyperlink"/>
            <w:noProof/>
          </w:rPr>
          <w:t>Figure 49 - Connected device</w:t>
        </w:r>
        <w:r>
          <w:rPr>
            <w:noProof/>
            <w:webHidden/>
          </w:rPr>
          <w:tab/>
        </w:r>
        <w:r>
          <w:rPr>
            <w:noProof/>
            <w:webHidden/>
          </w:rPr>
          <w:fldChar w:fldCharType="begin"/>
        </w:r>
        <w:r>
          <w:rPr>
            <w:noProof/>
            <w:webHidden/>
          </w:rPr>
          <w:instrText xml:space="preserve"> PAGEREF _Toc86223234 \h </w:instrText>
        </w:r>
        <w:r>
          <w:rPr>
            <w:noProof/>
            <w:webHidden/>
          </w:rPr>
        </w:r>
        <w:r>
          <w:rPr>
            <w:noProof/>
            <w:webHidden/>
          </w:rPr>
          <w:fldChar w:fldCharType="separate"/>
        </w:r>
        <w:r>
          <w:rPr>
            <w:noProof/>
            <w:webHidden/>
          </w:rPr>
          <w:t>31</w:t>
        </w:r>
        <w:r>
          <w:rPr>
            <w:noProof/>
            <w:webHidden/>
          </w:rPr>
          <w:fldChar w:fldCharType="end"/>
        </w:r>
      </w:hyperlink>
    </w:p>
    <w:p w14:paraId="038E3C22" w14:textId="77777777" w:rsidR="0077288F" w:rsidRDefault="0077288F">
      <w:pPr>
        <w:pStyle w:val="TableofFigures"/>
        <w:tabs>
          <w:tab w:val="right" w:leader="dot" w:pos="9016"/>
        </w:tabs>
        <w:rPr>
          <w:rFonts w:asciiTheme="minorHAnsi" w:hAnsiTheme="minorHAnsi"/>
          <w:noProof/>
          <w:sz w:val="22"/>
          <w:lang w:eastAsia="en-SG"/>
        </w:rPr>
      </w:pPr>
      <w:hyperlink w:anchor="_Toc86223235" w:history="1">
        <w:r w:rsidRPr="00EC0127">
          <w:rPr>
            <w:rStyle w:val="Hyperlink"/>
            <w:noProof/>
          </w:rPr>
          <w:t>Figure 50 - Device type</w:t>
        </w:r>
        <w:r>
          <w:rPr>
            <w:noProof/>
            <w:webHidden/>
          </w:rPr>
          <w:tab/>
        </w:r>
        <w:r>
          <w:rPr>
            <w:noProof/>
            <w:webHidden/>
          </w:rPr>
          <w:fldChar w:fldCharType="begin"/>
        </w:r>
        <w:r>
          <w:rPr>
            <w:noProof/>
            <w:webHidden/>
          </w:rPr>
          <w:instrText xml:space="preserve"> PAGEREF _Toc86223235 \h </w:instrText>
        </w:r>
        <w:r>
          <w:rPr>
            <w:noProof/>
            <w:webHidden/>
          </w:rPr>
        </w:r>
        <w:r>
          <w:rPr>
            <w:noProof/>
            <w:webHidden/>
          </w:rPr>
          <w:fldChar w:fldCharType="separate"/>
        </w:r>
        <w:r>
          <w:rPr>
            <w:noProof/>
            <w:webHidden/>
          </w:rPr>
          <w:t>32</w:t>
        </w:r>
        <w:r>
          <w:rPr>
            <w:noProof/>
            <w:webHidden/>
          </w:rPr>
          <w:fldChar w:fldCharType="end"/>
        </w:r>
      </w:hyperlink>
    </w:p>
    <w:p w14:paraId="02A59E20" w14:textId="77777777" w:rsidR="0077288F" w:rsidRDefault="0077288F">
      <w:pPr>
        <w:pStyle w:val="TableofFigures"/>
        <w:tabs>
          <w:tab w:val="right" w:leader="dot" w:pos="9016"/>
        </w:tabs>
        <w:rPr>
          <w:rFonts w:asciiTheme="minorHAnsi" w:hAnsiTheme="minorHAnsi"/>
          <w:noProof/>
          <w:sz w:val="22"/>
          <w:lang w:eastAsia="en-SG"/>
        </w:rPr>
      </w:pPr>
      <w:hyperlink w:anchor="_Toc86223236" w:history="1">
        <w:r w:rsidRPr="00EC0127">
          <w:rPr>
            <w:rStyle w:val="Hyperlink"/>
            <w:noProof/>
          </w:rPr>
          <w:t>Figure 51 - Controls tab</w:t>
        </w:r>
        <w:r>
          <w:rPr>
            <w:noProof/>
            <w:webHidden/>
          </w:rPr>
          <w:tab/>
        </w:r>
        <w:r>
          <w:rPr>
            <w:noProof/>
            <w:webHidden/>
          </w:rPr>
          <w:fldChar w:fldCharType="begin"/>
        </w:r>
        <w:r>
          <w:rPr>
            <w:noProof/>
            <w:webHidden/>
          </w:rPr>
          <w:instrText xml:space="preserve"> PAGEREF _Toc86223236 \h </w:instrText>
        </w:r>
        <w:r>
          <w:rPr>
            <w:noProof/>
            <w:webHidden/>
          </w:rPr>
        </w:r>
        <w:r>
          <w:rPr>
            <w:noProof/>
            <w:webHidden/>
          </w:rPr>
          <w:fldChar w:fldCharType="separate"/>
        </w:r>
        <w:r>
          <w:rPr>
            <w:noProof/>
            <w:webHidden/>
          </w:rPr>
          <w:t>32</w:t>
        </w:r>
        <w:r>
          <w:rPr>
            <w:noProof/>
            <w:webHidden/>
          </w:rPr>
          <w:fldChar w:fldCharType="end"/>
        </w:r>
      </w:hyperlink>
    </w:p>
    <w:p w14:paraId="26AFE6D3" w14:textId="77777777" w:rsidR="0077288F" w:rsidRDefault="0077288F">
      <w:pPr>
        <w:pStyle w:val="TableofFigures"/>
        <w:tabs>
          <w:tab w:val="right" w:leader="dot" w:pos="9016"/>
        </w:tabs>
        <w:rPr>
          <w:rFonts w:asciiTheme="minorHAnsi" w:hAnsiTheme="minorHAnsi"/>
          <w:noProof/>
          <w:sz w:val="22"/>
          <w:lang w:eastAsia="en-SG"/>
        </w:rPr>
      </w:pPr>
      <w:hyperlink w:anchor="_Toc86223237" w:history="1">
        <w:r w:rsidRPr="00EC0127">
          <w:rPr>
            <w:rStyle w:val="Hyperlink"/>
            <w:noProof/>
          </w:rPr>
          <w:t>Figure 52 - Properties tab</w:t>
        </w:r>
        <w:r>
          <w:rPr>
            <w:noProof/>
            <w:webHidden/>
          </w:rPr>
          <w:tab/>
        </w:r>
        <w:r>
          <w:rPr>
            <w:noProof/>
            <w:webHidden/>
          </w:rPr>
          <w:fldChar w:fldCharType="begin"/>
        </w:r>
        <w:r>
          <w:rPr>
            <w:noProof/>
            <w:webHidden/>
          </w:rPr>
          <w:instrText xml:space="preserve"> PAGEREF _Toc86223237 \h </w:instrText>
        </w:r>
        <w:r>
          <w:rPr>
            <w:noProof/>
            <w:webHidden/>
          </w:rPr>
        </w:r>
        <w:r>
          <w:rPr>
            <w:noProof/>
            <w:webHidden/>
          </w:rPr>
          <w:fldChar w:fldCharType="separate"/>
        </w:r>
        <w:r>
          <w:rPr>
            <w:noProof/>
            <w:webHidden/>
          </w:rPr>
          <w:t>33</w:t>
        </w:r>
        <w:r>
          <w:rPr>
            <w:noProof/>
            <w:webHidden/>
          </w:rPr>
          <w:fldChar w:fldCharType="end"/>
        </w:r>
      </w:hyperlink>
    </w:p>
    <w:p w14:paraId="45370525" w14:textId="77777777" w:rsidR="0077288F" w:rsidRDefault="0077288F">
      <w:pPr>
        <w:pStyle w:val="TableofFigures"/>
        <w:tabs>
          <w:tab w:val="right" w:leader="dot" w:pos="9016"/>
        </w:tabs>
        <w:rPr>
          <w:rFonts w:asciiTheme="minorHAnsi" w:hAnsiTheme="minorHAnsi"/>
          <w:noProof/>
          <w:sz w:val="22"/>
          <w:lang w:eastAsia="en-SG"/>
        </w:rPr>
      </w:pPr>
      <w:hyperlink w:anchor="_Toc86223238" w:history="1">
        <w:r w:rsidRPr="00EC0127">
          <w:rPr>
            <w:rStyle w:val="Hyperlink"/>
            <w:noProof/>
          </w:rPr>
          <w:t>Figure 53 – View port</w:t>
        </w:r>
        <w:r>
          <w:rPr>
            <w:noProof/>
            <w:webHidden/>
          </w:rPr>
          <w:tab/>
        </w:r>
        <w:r>
          <w:rPr>
            <w:noProof/>
            <w:webHidden/>
          </w:rPr>
          <w:fldChar w:fldCharType="begin"/>
        </w:r>
        <w:r>
          <w:rPr>
            <w:noProof/>
            <w:webHidden/>
          </w:rPr>
          <w:instrText xml:space="preserve"> PAGEREF _Toc86223238 \h </w:instrText>
        </w:r>
        <w:r>
          <w:rPr>
            <w:noProof/>
            <w:webHidden/>
          </w:rPr>
        </w:r>
        <w:r>
          <w:rPr>
            <w:noProof/>
            <w:webHidden/>
          </w:rPr>
          <w:fldChar w:fldCharType="separate"/>
        </w:r>
        <w:r>
          <w:rPr>
            <w:noProof/>
            <w:webHidden/>
          </w:rPr>
          <w:t>34</w:t>
        </w:r>
        <w:r>
          <w:rPr>
            <w:noProof/>
            <w:webHidden/>
          </w:rPr>
          <w:fldChar w:fldCharType="end"/>
        </w:r>
      </w:hyperlink>
    </w:p>
    <w:p w14:paraId="6ACD3AC6" w14:textId="77777777" w:rsidR="0077288F" w:rsidRDefault="0077288F">
      <w:pPr>
        <w:pStyle w:val="TableofFigures"/>
        <w:tabs>
          <w:tab w:val="right" w:leader="dot" w:pos="9016"/>
        </w:tabs>
        <w:rPr>
          <w:rFonts w:asciiTheme="minorHAnsi" w:hAnsiTheme="minorHAnsi"/>
          <w:noProof/>
          <w:sz w:val="22"/>
          <w:lang w:eastAsia="en-SG"/>
        </w:rPr>
      </w:pPr>
      <w:hyperlink w:anchor="_Toc86223239" w:history="1">
        <w:r w:rsidRPr="00EC0127">
          <w:rPr>
            <w:rStyle w:val="Hyperlink"/>
            <w:noProof/>
          </w:rPr>
          <w:t>Figure 54 – Navigator</w:t>
        </w:r>
        <w:r>
          <w:rPr>
            <w:noProof/>
            <w:webHidden/>
          </w:rPr>
          <w:tab/>
        </w:r>
        <w:r>
          <w:rPr>
            <w:noProof/>
            <w:webHidden/>
          </w:rPr>
          <w:fldChar w:fldCharType="begin"/>
        </w:r>
        <w:r>
          <w:rPr>
            <w:noProof/>
            <w:webHidden/>
          </w:rPr>
          <w:instrText xml:space="preserve"> PAGEREF _Toc86223239 \h </w:instrText>
        </w:r>
        <w:r>
          <w:rPr>
            <w:noProof/>
            <w:webHidden/>
          </w:rPr>
        </w:r>
        <w:r>
          <w:rPr>
            <w:noProof/>
            <w:webHidden/>
          </w:rPr>
          <w:fldChar w:fldCharType="separate"/>
        </w:r>
        <w:r>
          <w:rPr>
            <w:noProof/>
            <w:webHidden/>
          </w:rPr>
          <w:t>34</w:t>
        </w:r>
        <w:r>
          <w:rPr>
            <w:noProof/>
            <w:webHidden/>
          </w:rPr>
          <w:fldChar w:fldCharType="end"/>
        </w:r>
      </w:hyperlink>
    </w:p>
    <w:p w14:paraId="5E54B211" w14:textId="77777777" w:rsidR="0077288F" w:rsidRDefault="0077288F">
      <w:pPr>
        <w:pStyle w:val="TableofFigures"/>
        <w:tabs>
          <w:tab w:val="right" w:leader="dot" w:pos="9016"/>
        </w:tabs>
        <w:rPr>
          <w:rFonts w:asciiTheme="minorHAnsi" w:hAnsiTheme="minorHAnsi"/>
          <w:noProof/>
          <w:sz w:val="22"/>
          <w:lang w:eastAsia="en-SG"/>
        </w:rPr>
      </w:pPr>
      <w:hyperlink w:anchor="_Toc86223240" w:history="1">
        <w:r w:rsidRPr="00EC0127">
          <w:rPr>
            <w:rStyle w:val="Hyperlink"/>
            <w:noProof/>
          </w:rPr>
          <w:t>Figure 55 - Project settings</w:t>
        </w:r>
        <w:r>
          <w:rPr>
            <w:noProof/>
            <w:webHidden/>
          </w:rPr>
          <w:tab/>
        </w:r>
        <w:r>
          <w:rPr>
            <w:noProof/>
            <w:webHidden/>
          </w:rPr>
          <w:fldChar w:fldCharType="begin"/>
        </w:r>
        <w:r>
          <w:rPr>
            <w:noProof/>
            <w:webHidden/>
          </w:rPr>
          <w:instrText xml:space="preserve"> PAGEREF _Toc86223240 \h </w:instrText>
        </w:r>
        <w:r>
          <w:rPr>
            <w:noProof/>
            <w:webHidden/>
          </w:rPr>
        </w:r>
        <w:r>
          <w:rPr>
            <w:noProof/>
            <w:webHidden/>
          </w:rPr>
          <w:fldChar w:fldCharType="separate"/>
        </w:r>
        <w:r>
          <w:rPr>
            <w:noProof/>
            <w:webHidden/>
          </w:rPr>
          <w:t>35</w:t>
        </w:r>
        <w:r>
          <w:rPr>
            <w:noProof/>
            <w:webHidden/>
          </w:rPr>
          <w:fldChar w:fldCharType="end"/>
        </w:r>
      </w:hyperlink>
    </w:p>
    <w:p w14:paraId="724024FE" w14:textId="77777777" w:rsidR="0077288F" w:rsidRDefault="0077288F">
      <w:pPr>
        <w:pStyle w:val="TableofFigures"/>
        <w:tabs>
          <w:tab w:val="right" w:leader="dot" w:pos="9016"/>
        </w:tabs>
        <w:rPr>
          <w:rFonts w:asciiTheme="minorHAnsi" w:hAnsiTheme="minorHAnsi"/>
          <w:noProof/>
          <w:sz w:val="22"/>
          <w:lang w:eastAsia="en-SG"/>
        </w:rPr>
      </w:pPr>
      <w:hyperlink w:anchor="_Toc86223241" w:history="1">
        <w:r w:rsidRPr="00EC0127">
          <w:rPr>
            <w:rStyle w:val="Hyperlink"/>
            <w:noProof/>
          </w:rPr>
          <w:t>Figure 56 - Flash supported</w:t>
        </w:r>
        <w:r>
          <w:rPr>
            <w:noProof/>
            <w:webHidden/>
          </w:rPr>
          <w:tab/>
        </w:r>
        <w:r>
          <w:rPr>
            <w:noProof/>
            <w:webHidden/>
          </w:rPr>
          <w:fldChar w:fldCharType="begin"/>
        </w:r>
        <w:r>
          <w:rPr>
            <w:noProof/>
            <w:webHidden/>
          </w:rPr>
          <w:instrText xml:space="preserve"> PAGEREF _Toc86223241 \h </w:instrText>
        </w:r>
        <w:r>
          <w:rPr>
            <w:noProof/>
            <w:webHidden/>
          </w:rPr>
        </w:r>
        <w:r>
          <w:rPr>
            <w:noProof/>
            <w:webHidden/>
          </w:rPr>
          <w:fldChar w:fldCharType="separate"/>
        </w:r>
        <w:r>
          <w:rPr>
            <w:noProof/>
            <w:webHidden/>
          </w:rPr>
          <w:t>35</w:t>
        </w:r>
        <w:r>
          <w:rPr>
            <w:noProof/>
            <w:webHidden/>
          </w:rPr>
          <w:fldChar w:fldCharType="end"/>
        </w:r>
      </w:hyperlink>
    </w:p>
    <w:p w14:paraId="21D816EA" w14:textId="77777777" w:rsidR="0077288F" w:rsidRDefault="0077288F">
      <w:pPr>
        <w:pStyle w:val="TableofFigures"/>
        <w:tabs>
          <w:tab w:val="right" w:leader="dot" w:pos="9016"/>
        </w:tabs>
        <w:rPr>
          <w:rFonts w:asciiTheme="minorHAnsi" w:hAnsiTheme="minorHAnsi"/>
          <w:noProof/>
          <w:sz w:val="22"/>
          <w:lang w:eastAsia="en-SG"/>
        </w:rPr>
      </w:pPr>
      <w:hyperlink w:anchor="_Toc86223242" w:history="1">
        <w:r w:rsidRPr="00EC0127">
          <w:rPr>
            <w:rStyle w:val="Hyperlink"/>
            <w:noProof/>
          </w:rPr>
          <w:t>Figure 57 - Flash image generation by EAB</w:t>
        </w:r>
        <w:r>
          <w:rPr>
            <w:noProof/>
            <w:webHidden/>
          </w:rPr>
          <w:tab/>
        </w:r>
        <w:r>
          <w:rPr>
            <w:noProof/>
            <w:webHidden/>
          </w:rPr>
          <w:fldChar w:fldCharType="begin"/>
        </w:r>
        <w:r>
          <w:rPr>
            <w:noProof/>
            <w:webHidden/>
          </w:rPr>
          <w:instrText xml:space="preserve"> PAGEREF _Toc86223242 \h </w:instrText>
        </w:r>
        <w:r>
          <w:rPr>
            <w:noProof/>
            <w:webHidden/>
          </w:rPr>
        </w:r>
        <w:r>
          <w:rPr>
            <w:noProof/>
            <w:webHidden/>
          </w:rPr>
          <w:fldChar w:fldCharType="separate"/>
        </w:r>
        <w:r>
          <w:rPr>
            <w:noProof/>
            <w:webHidden/>
          </w:rPr>
          <w:t>36</w:t>
        </w:r>
        <w:r>
          <w:rPr>
            <w:noProof/>
            <w:webHidden/>
          </w:rPr>
          <w:fldChar w:fldCharType="end"/>
        </w:r>
      </w:hyperlink>
    </w:p>
    <w:p w14:paraId="79F3E58C" w14:textId="77777777" w:rsidR="0077288F" w:rsidRDefault="0077288F">
      <w:pPr>
        <w:pStyle w:val="TableofFigures"/>
        <w:tabs>
          <w:tab w:val="right" w:leader="dot" w:pos="9016"/>
        </w:tabs>
        <w:rPr>
          <w:rFonts w:asciiTheme="minorHAnsi" w:hAnsiTheme="minorHAnsi"/>
          <w:noProof/>
          <w:sz w:val="22"/>
          <w:lang w:eastAsia="en-SG"/>
        </w:rPr>
      </w:pPr>
      <w:hyperlink w:anchor="_Toc86223243" w:history="1">
        <w:r w:rsidRPr="00EC0127">
          <w:rPr>
            <w:rStyle w:val="Hyperlink"/>
            <w:noProof/>
          </w:rPr>
          <w:t>Figure 58 - Generated files in output folder</w:t>
        </w:r>
        <w:r>
          <w:rPr>
            <w:noProof/>
            <w:webHidden/>
          </w:rPr>
          <w:tab/>
        </w:r>
        <w:r>
          <w:rPr>
            <w:noProof/>
            <w:webHidden/>
          </w:rPr>
          <w:fldChar w:fldCharType="begin"/>
        </w:r>
        <w:r>
          <w:rPr>
            <w:noProof/>
            <w:webHidden/>
          </w:rPr>
          <w:instrText xml:space="preserve"> PAGEREF _Toc86223243 \h </w:instrText>
        </w:r>
        <w:r>
          <w:rPr>
            <w:noProof/>
            <w:webHidden/>
          </w:rPr>
        </w:r>
        <w:r>
          <w:rPr>
            <w:noProof/>
            <w:webHidden/>
          </w:rPr>
          <w:fldChar w:fldCharType="separate"/>
        </w:r>
        <w:r>
          <w:rPr>
            <w:noProof/>
            <w:webHidden/>
          </w:rPr>
          <w:t>36</w:t>
        </w:r>
        <w:r>
          <w:rPr>
            <w:noProof/>
            <w:webHidden/>
          </w:rPr>
          <w:fldChar w:fldCharType="end"/>
        </w:r>
      </w:hyperlink>
    </w:p>
    <w:p w14:paraId="1CBA2432" w14:textId="77777777" w:rsidR="0077288F" w:rsidRDefault="0077288F">
      <w:pPr>
        <w:pStyle w:val="TableofFigures"/>
        <w:tabs>
          <w:tab w:val="right" w:leader="dot" w:pos="9016"/>
        </w:tabs>
        <w:rPr>
          <w:rFonts w:asciiTheme="minorHAnsi" w:hAnsiTheme="minorHAnsi"/>
          <w:noProof/>
          <w:sz w:val="22"/>
          <w:lang w:eastAsia="en-SG"/>
        </w:rPr>
      </w:pPr>
      <w:hyperlink w:anchor="_Toc86223244" w:history="1">
        <w:r w:rsidRPr="00EC0127">
          <w:rPr>
            <w:rStyle w:val="Hyperlink"/>
            <w:noProof/>
          </w:rPr>
          <w:t>Figure 59 - Content of a .map file</w:t>
        </w:r>
        <w:r>
          <w:rPr>
            <w:noProof/>
            <w:webHidden/>
          </w:rPr>
          <w:tab/>
        </w:r>
        <w:r>
          <w:rPr>
            <w:noProof/>
            <w:webHidden/>
          </w:rPr>
          <w:fldChar w:fldCharType="begin"/>
        </w:r>
        <w:r>
          <w:rPr>
            <w:noProof/>
            <w:webHidden/>
          </w:rPr>
          <w:instrText xml:space="preserve"> PAGEREF _Toc86223244 \h </w:instrText>
        </w:r>
        <w:r>
          <w:rPr>
            <w:noProof/>
            <w:webHidden/>
          </w:rPr>
        </w:r>
        <w:r>
          <w:rPr>
            <w:noProof/>
            <w:webHidden/>
          </w:rPr>
          <w:fldChar w:fldCharType="separate"/>
        </w:r>
        <w:r>
          <w:rPr>
            <w:noProof/>
            <w:webHidden/>
          </w:rPr>
          <w:t>36</w:t>
        </w:r>
        <w:r>
          <w:rPr>
            <w:noProof/>
            <w:webHidden/>
          </w:rPr>
          <w:fldChar w:fldCharType="end"/>
        </w:r>
      </w:hyperlink>
    </w:p>
    <w:p w14:paraId="2C0B6137" w14:textId="77777777" w:rsidR="0077288F" w:rsidRDefault="0077288F">
      <w:pPr>
        <w:pStyle w:val="TableofFigures"/>
        <w:tabs>
          <w:tab w:val="right" w:leader="dot" w:pos="9016"/>
        </w:tabs>
        <w:rPr>
          <w:rFonts w:asciiTheme="minorHAnsi" w:hAnsiTheme="minorHAnsi"/>
          <w:noProof/>
          <w:sz w:val="22"/>
          <w:lang w:eastAsia="en-SG"/>
        </w:rPr>
      </w:pPr>
      <w:hyperlink w:anchor="_Toc86223245" w:history="1">
        <w:r w:rsidRPr="00EC0127">
          <w:rPr>
            <w:rStyle w:val="Hyperlink"/>
            <w:noProof/>
          </w:rPr>
          <w:t>Figure 60 - Load flash file</w:t>
        </w:r>
        <w:r>
          <w:rPr>
            <w:noProof/>
            <w:webHidden/>
          </w:rPr>
          <w:tab/>
        </w:r>
        <w:r>
          <w:rPr>
            <w:noProof/>
            <w:webHidden/>
          </w:rPr>
          <w:fldChar w:fldCharType="begin"/>
        </w:r>
        <w:r>
          <w:rPr>
            <w:noProof/>
            <w:webHidden/>
          </w:rPr>
          <w:instrText xml:space="preserve"> PAGEREF _Toc86223245 \h </w:instrText>
        </w:r>
        <w:r>
          <w:rPr>
            <w:noProof/>
            <w:webHidden/>
          </w:rPr>
        </w:r>
        <w:r>
          <w:rPr>
            <w:noProof/>
            <w:webHidden/>
          </w:rPr>
          <w:fldChar w:fldCharType="separate"/>
        </w:r>
        <w:r>
          <w:rPr>
            <w:noProof/>
            <w:webHidden/>
          </w:rPr>
          <w:t>37</w:t>
        </w:r>
        <w:r>
          <w:rPr>
            <w:noProof/>
            <w:webHidden/>
          </w:rPr>
          <w:fldChar w:fldCharType="end"/>
        </w:r>
      </w:hyperlink>
    </w:p>
    <w:p w14:paraId="4B9D46A8" w14:textId="77777777" w:rsidR="0077288F" w:rsidRDefault="0077288F">
      <w:pPr>
        <w:pStyle w:val="TableofFigures"/>
        <w:tabs>
          <w:tab w:val="right" w:leader="dot" w:pos="9016"/>
        </w:tabs>
        <w:rPr>
          <w:rFonts w:asciiTheme="minorHAnsi" w:hAnsiTheme="minorHAnsi"/>
          <w:noProof/>
          <w:sz w:val="22"/>
          <w:lang w:eastAsia="en-SG"/>
        </w:rPr>
      </w:pPr>
      <w:hyperlink w:anchor="_Toc86223246" w:history="1">
        <w:r w:rsidRPr="00EC0127">
          <w:rPr>
            <w:rStyle w:val="Hyperlink"/>
            <w:noProof/>
          </w:rPr>
          <w:t>Figure 61 - Select flash size</w:t>
        </w:r>
        <w:r>
          <w:rPr>
            <w:noProof/>
            <w:webHidden/>
          </w:rPr>
          <w:tab/>
        </w:r>
        <w:r>
          <w:rPr>
            <w:noProof/>
            <w:webHidden/>
          </w:rPr>
          <w:fldChar w:fldCharType="begin"/>
        </w:r>
        <w:r>
          <w:rPr>
            <w:noProof/>
            <w:webHidden/>
          </w:rPr>
          <w:instrText xml:space="preserve"> PAGEREF _Toc86223246 \h </w:instrText>
        </w:r>
        <w:r>
          <w:rPr>
            <w:noProof/>
            <w:webHidden/>
          </w:rPr>
        </w:r>
        <w:r>
          <w:rPr>
            <w:noProof/>
            <w:webHidden/>
          </w:rPr>
          <w:fldChar w:fldCharType="separate"/>
        </w:r>
        <w:r>
          <w:rPr>
            <w:noProof/>
            <w:webHidden/>
          </w:rPr>
          <w:t>37</w:t>
        </w:r>
        <w:r>
          <w:rPr>
            <w:noProof/>
            <w:webHidden/>
          </w:rPr>
          <w:fldChar w:fldCharType="end"/>
        </w:r>
      </w:hyperlink>
    </w:p>
    <w:p w14:paraId="6BAC8667" w14:textId="77777777" w:rsidR="0077288F" w:rsidRDefault="0077288F">
      <w:pPr>
        <w:pStyle w:val="TableofFigures"/>
        <w:tabs>
          <w:tab w:val="right" w:leader="dot" w:pos="9016"/>
        </w:tabs>
        <w:rPr>
          <w:rFonts w:asciiTheme="minorHAnsi" w:hAnsiTheme="minorHAnsi"/>
          <w:noProof/>
          <w:sz w:val="22"/>
          <w:lang w:eastAsia="en-SG"/>
        </w:rPr>
      </w:pPr>
      <w:hyperlink w:anchor="_Toc86223247" w:history="1">
        <w:r w:rsidRPr="00EC0127">
          <w:rPr>
            <w:rStyle w:val="Hyperlink"/>
            <w:noProof/>
          </w:rPr>
          <w:t>Figure 62 – Display flash path</w:t>
        </w:r>
        <w:r>
          <w:rPr>
            <w:noProof/>
            <w:webHidden/>
          </w:rPr>
          <w:tab/>
        </w:r>
        <w:r>
          <w:rPr>
            <w:noProof/>
            <w:webHidden/>
          </w:rPr>
          <w:fldChar w:fldCharType="begin"/>
        </w:r>
        <w:r>
          <w:rPr>
            <w:noProof/>
            <w:webHidden/>
          </w:rPr>
          <w:instrText xml:space="preserve"> PAGEREF _Toc86223247 \h </w:instrText>
        </w:r>
        <w:r>
          <w:rPr>
            <w:noProof/>
            <w:webHidden/>
          </w:rPr>
        </w:r>
        <w:r>
          <w:rPr>
            <w:noProof/>
            <w:webHidden/>
          </w:rPr>
          <w:fldChar w:fldCharType="separate"/>
        </w:r>
        <w:r>
          <w:rPr>
            <w:noProof/>
            <w:webHidden/>
          </w:rPr>
          <w:t>37</w:t>
        </w:r>
        <w:r>
          <w:rPr>
            <w:noProof/>
            <w:webHidden/>
          </w:rPr>
          <w:fldChar w:fldCharType="end"/>
        </w:r>
      </w:hyperlink>
    </w:p>
    <w:p w14:paraId="54AD026C" w14:textId="77777777" w:rsidR="0077288F" w:rsidRDefault="0077288F">
      <w:pPr>
        <w:pStyle w:val="TableofFigures"/>
        <w:tabs>
          <w:tab w:val="right" w:leader="dot" w:pos="9016"/>
        </w:tabs>
        <w:rPr>
          <w:rFonts w:asciiTheme="minorHAnsi" w:hAnsiTheme="minorHAnsi"/>
          <w:noProof/>
          <w:sz w:val="22"/>
          <w:lang w:eastAsia="en-SG"/>
        </w:rPr>
      </w:pPr>
      <w:hyperlink w:anchor="_Toc86223248" w:history="1">
        <w:r w:rsidRPr="00EC0127">
          <w:rPr>
            <w:rStyle w:val="Hyperlink"/>
            <w:noProof/>
          </w:rPr>
          <w:t>Figure 63 - Flash assets show in Content window</w:t>
        </w:r>
        <w:r>
          <w:rPr>
            <w:noProof/>
            <w:webHidden/>
          </w:rPr>
          <w:tab/>
        </w:r>
        <w:r>
          <w:rPr>
            <w:noProof/>
            <w:webHidden/>
          </w:rPr>
          <w:fldChar w:fldCharType="begin"/>
        </w:r>
        <w:r>
          <w:rPr>
            <w:noProof/>
            <w:webHidden/>
          </w:rPr>
          <w:instrText xml:space="preserve"> PAGEREF _Toc86223248 \h </w:instrText>
        </w:r>
        <w:r>
          <w:rPr>
            <w:noProof/>
            <w:webHidden/>
          </w:rPr>
        </w:r>
        <w:r>
          <w:rPr>
            <w:noProof/>
            <w:webHidden/>
          </w:rPr>
          <w:fldChar w:fldCharType="separate"/>
        </w:r>
        <w:r>
          <w:rPr>
            <w:noProof/>
            <w:webHidden/>
          </w:rPr>
          <w:t>37</w:t>
        </w:r>
        <w:r>
          <w:rPr>
            <w:noProof/>
            <w:webHidden/>
          </w:rPr>
          <w:fldChar w:fldCharType="end"/>
        </w:r>
      </w:hyperlink>
    </w:p>
    <w:p w14:paraId="0C42BD62" w14:textId="77777777" w:rsidR="0077288F" w:rsidRDefault="0077288F">
      <w:pPr>
        <w:pStyle w:val="TableofFigures"/>
        <w:tabs>
          <w:tab w:val="right" w:leader="dot" w:pos="9016"/>
        </w:tabs>
        <w:rPr>
          <w:rFonts w:asciiTheme="minorHAnsi" w:hAnsiTheme="minorHAnsi"/>
          <w:noProof/>
          <w:sz w:val="22"/>
          <w:lang w:eastAsia="en-SG"/>
        </w:rPr>
      </w:pPr>
      <w:hyperlink w:anchor="_Toc86223249" w:history="1">
        <w:r w:rsidRPr="00EC0127">
          <w:rPr>
            <w:rStyle w:val="Hyperlink"/>
            <w:noProof/>
          </w:rPr>
          <w:t>Figure 64 - Change the color</w:t>
        </w:r>
        <w:r>
          <w:rPr>
            <w:noProof/>
            <w:webHidden/>
          </w:rPr>
          <w:tab/>
        </w:r>
        <w:r>
          <w:rPr>
            <w:noProof/>
            <w:webHidden/>
          </w:rPr>
          <w:fldChar w:fldCharType="begin"/>
        </w:r>
        <w:r>
          <w:rPr>
            <w:noProof/>
            <w:webHidden/>
          </w:rPr>
          <w:instrText xml:space="preserve"> PAGEREF _Toc86223249 \h </w:instrText>
        </w:r>
        <w:r>
          <w:rPr>
            <w:noProof/>
            <w:webHidden/>
          </w:rPr>
        </w:r>
        <w:r>
          <w:rPr>
            <w:noProof/>
            <w:webHidden/>
          </w:rPr>
          <w:fldChar w:fldCharType="separate"/>
        </w:r>
        <w:r>
          <w:rPr>
            <w:noProof/>
            <w:webHidden/>
          </w:rPr>
          <w:t>39</w:t>
        </w:r>
        <w:r>
          <w:rPr>
            <w:noProof/>
            <w:webHidden/>
          </w:rPr>
          <w:fldChar w:fldCharType="end"/>
        </w:r>
      </w:hyperlink>
    </w:p>
    <w:p w14:paraId="77680B66" w14:textId="77777777" w:rsidR="0077288F" w:rsidRDefault="0077288F">
      <w:pPr>
        <w:pStyle w:val="TableofFigures"/>
        <w:tabs>
          <w:tab w:val="right" w:leader="dot" w:pos="9016"/>
        </w:tabs>
        <w:rPr>
          <w:rFonts w:asciiTheme="minorHAnsi" w:hAnsiTheme="minorHAnsi"/>
          <w:noProof/>
          <w:sz w:val="22"/>
          <w:lang w:eastAsia="en-SG"/>
        </w:rPr>
      </w:pPr>
      <w:hyperlink w:anchor="_Toc86223250" w:history="1">
        <w:r w:rsidRPr="00EC0127">
          <w:rPr>
            <w:rStyle w:val="Hyperlink"/>
            <w:noProof/>
          </w:rPr>
          <w:t>Figure 65 - Select color</w:t>
        </w:r>
        <w:r>
          <w:rPr>
            <w:noProof/>
            <w:webHidden/>
          </w:rPr>
          <w:tab/>
        </w:r>
        <w:r>
          <w:rPr>
            <w:noProof/>
            <w:webHidden/>
          </w:rPr>
          <w:fldChar w:fldCharType="begin"/>
        </w:r>
        <w:r>
          <w:rPr>
            <w:noProof/>
            <w:webHidden/>
          </w:rPr>
          <w:instrText xml:space="preserve"> PAGEREF _Toc86223250 \h </w:instrText>
        </w:r>
        <w:r>
          <w:rPr>
            <w:noProof/>
            <w:webHidden/>
          </w:rPr>
        </w:r>
        <w:r>
          <w:rPr>
            <w:noProof/>
            <w:webHidden/>
          </w:rPr>
          <w:fldChar w:fldCharType="separate"/>
        </w:r>
        <w:r>
          <w:rPr>
            <w:noProof/>
            <w:webHidden/>
          </w:rPr>
          <w:t>40</w:t>
        </w:r>
        <w:r>
          <w:rPr>
            <w:noProof/>
            <w:webHidden/>
          </w:rPr>
          <w:fldChar w:fldCharType="end"/>
        </w:r>
      </w:hyperlink>
    </w:p>
    <w:p w14:paraId="6D8A4E19" w14:textId="77777777" w:rsidR="0077288F" w:rsidRDefault="0077288F">
      <w:pPr>
        <w:pStyle w:val="TableofFigures"/>
        <w:tabs>
          <w:tab w:val="right" w:leader="dot" w:pos="9016"/>
        </w:tabs>
        <w:rPr>
          <w:rFonts w:asciiTheme="minorHAnsi" w:hAnsiTheme="minorHAnsi"/>
          <w:noProof/>
          <w:sz w:val="22"/>
          <w:lang w:eastAsia="en-SG"/>
        </w:rPr>
      </w:pPr>
      <w:hyperlink w:anchor="_Toc86223251" w:history="1">
        <w:r w:rsidRPr="00EC0127">
          <w:rPr>
            <w:rStyle w:val="Hyperlink"/>
            <w:noProof/>
          </w:rPr>
          <w:t>Figure 66 - Import content</w:t>
        </w:r>
        <w:r>
          <w:rPr>
            <w:noProof/>
            <w:webHidden/>
          </w:rPr>
          <w:tab/>
        </w:r>
        <w:r>
          <w:rPr>
            <w:noProof/>
            <w:webHidden/>
          </w:rPr>
          <w:fldChar w:fldCharType="begin"/>
        </w:r>
        <w:r>
          <w:rPr>
            <w:noProof/>
            <w:webHidden/>
          </w:rPr>
          <w:instrText xml:space="preserve"> PAGEREF _Toc86223251 \h </w:instrText>
        </w:r>
        <w:r>
          <w:rPr>
            <w:noProof/>
            <w:webHidden/>
          </w:rPr>
        </w:r>
        <w:r>
          <w:rPr>
            <w:noProof/>
            <w:webHidden/>
          </w:rPr>
          <w:fldChar w:fldCharType="separate"/>
        </w:r>
        <w:r>
          <w:rPr>
            <w:noProof/>
            <w:webHidden/>
          </w:rPr>
          <w:t>41</w:t>
        </w:r>
        <w:r>
          <w:rPr>
            <w:noProof/>
            <w:webHidden/>
          </w:rPr>
          <w:fldChar w:fldCharType="end"/>
        </w:r>
      </w:hyperlink>
    </w:p>
    <w:p w14:paraId="6DE313A2" w14:textId="77777777" w:rsidR="0077288F" w:rsidRDefault="0077288F">
      <w:pPr>
        <w:pStyle w:val="TableofFigures"/>
        <w:tabs>
          <w:tab w:val="right" w:leader="dot" w:pos="9016"/>
        </w:tabs>
        <w:rPr>
          <w:rFonts w:asciiTheme="minorHAnsi" w:hAnsiTheme="minorHAnsi"/>
          <w:noProof/>
          <w:sz w:val="22"/>
          <w:lang w:eastAsia="en-SG"/>
        </w:rPr>
      </w:pPr>
      <w:hyperlink w:anchor="_Toc86223252" w:history="1">
        <w:r w:rsidRPr="00EC0127">
          <w:rPr>
            <w:rStyle w:val="Hyperlink"/>
            <w:noProof/>
          </w:rPr>
          <w:t>Figure 67 - Select converter image</w:t>
        </w:r>
        <w:r>
          <w:rPr>
            <w:noProof/>
            <w:webHidden/>
          </w:rPr>
          <w:tab/>
        </w:r>
        <w:r>
          <w:rPr>
            <w:noProof/>
            <w:webHidden/>
          </w:rPr>
          <w:fldChar w:fldCharType="begin"/>
        </w:r>
        <w:r>
          <w:rPr>
            <w:noProof/>
            <w:webHidden/>
          </w:rPr>
          <w:instrText xml:space="preserve"> PAGEREF _Toc86223252 \h </w:instrText>
        </w:r>
        <w:r>
          <w:rPr>
            <w:noProof/>
            <w:webHidden/>
          </w:rPr>
        </w:r>
        <w:r>
          <w:rPr>
            <w:noProof/>
            <w:webHidden/>
          </w:rPr>
          <w:fldChar w:fldCharType="separate"/>
        </w:r>
        <w:r>
          <w:rPr>
            <w:noProof/>
            <w:webHidden/>
          </w:rPr>
          <w:t>41</w:t>
        </w:r>
        <w:r>
          <w:rPr>
            <w:noProof/>
            <w:webHidden/>
          </w:rPr>
          <w:fldChar w:fldCharType="end"/>
        </w:r>
      </w:hyperlink>
    </w:p>
    <w:p w14:paraId="3B75261D" w14:textId="77777777" w:rsidR="0077288F" w:rsidRDefault="0077288F">
      <w:pPr>
        <w:pStyle w:val="TableofFigures"/>
        <w:tabs>
          <w:tab w:val="right" w:leader="dot" w:pos="9016"/>
        </w:tabs>
        <w:rPr>
          <w:rFonts w:asciiTheme="minorHAnsi" w:hAnsiTheme="minorHAnsi"/>
          <w:noProof/>
          <w:sz w:val="22"/>
          <w:lang w:eastAsia="en-SG"/>
        </w:rPr>
      </w:pPr>
      <w:hyperlink w:anchor="_Toc86223253" w:history="1">
        <w:r w:rsidRPr="00EC0127">
          <w:rPr>
            <w:rStyle w:val="Hyperlink"/>
            <w:noProof/>
          </w:rPr>
          <w:t>Figure 68 – Drag &amp; drop image</w:t>
        </w:r>
        <w:r>
          <w:rPr>
            <w:noProof/>
            <w:webHidden/>
          </w:rPr>
          <w:tab/>
        </w:r>
        <w:r>
          <w:rPr>
            <w:noProof/>
            <w:webHidden/>
          </w:rPr>
          <w:fldChar w:fldCharType="begin"/>
        </w:r>
        <w:r>
          <w:rPr>
            <w:noProof/>
            <w:webHidden/>
          </w:rPr>
          <w:instrText xml:space="preserve"> PAGEREF _Toc86223253 \h </w:instrText>
        </w:r>
        <w:r>
          <w:rPr>
            <w:noProof/>
            <w:webHidden/>
          </w:rPr>
        </w:r>
        <w:r>
          <w:rPr>
            <w:noProof/>
            <w:webHidden/>
          </w:rPr>
          <w:fldChar w:fldCharType="separate"/>
        </w:r>
        <w:r>
          <w:rPr>
            <w:noProof/>
            <w:webHidden/>
          </w:rPr>
          <w:t>42</w:t>
        </w:r>
        <w:r>
          <w:rPr>
            <w:noProof/>
            <w:webHidden/>
          </w:rPr>
          <w:fldChar w:fldCharType="end"/>
        </w:r>
      </w:hyperlink>
    </w:p>
    <w:p w14:paraId="1843EE8B" w14:textId="77777777" w:rsidR="0077288F" w:rsidRDefault="0077288F">
      <w:pPr>
        <w:pStyle w:val="TableofFigures"/>
        <w:tabs>
          <w:tab w:val="right" w:leader="dot" w:pos="9016"/>
        </w:tabs>
        <w:rPr>
          <w:rFonts w:asciiTheme="minorHAnsi" w:hAnsiTheme="minorHAnsi"/>
          <w:noProof/>
          <w:sz w:val="22"/>
          <w:lang w:eastAsia="en-SG"/>
        </w:rPr>
      </w:pPr>
      <w:hyperlink r:id="rId178" w:anchor="_Toc86223254" w:history="1">
        <w:r w:rsidRPr="00EC0127">
          <w:rPr>
            <w:rStyle w:val="Hyperlink"/>
            <w:noProof/>
          </w:rPr>
          <w:t>Figure 69 - Flash address</w:t>
        </w:r>
        <w:r>
          <w:rPr>
            <w:noProof/>
            <w:webHidden/>
          </w:rPr>
          <w:tab/>
        </w:r>
        <w:r>
          <w:rPr>
            <w:noProof/>
            <w:webHidden/>
          </w:rPr>
          <w:fldChar w:fldCharType="begin"/>
        </w:r>
        <w:r>
          <w:rPr>
            <w:noProof/>
            <w:webHidden/>
          </w:rPr>
          <w:instrText xml:space="preserve"> PAGEREF _Toc86223254 \h </w:instrText>
        </w:r>
        <w:r>
          <w:rPr>
            <w:noProof/>
            <w:webHidden/>
          </w:rPr>
        </w:r>
        <w:r>
          <w:rPr>
            <w:noProof/>
            <w:webHidden/>
          </w:rPr>
          <w:fldChar w:fldCharType="separate"/>
        </w:r>
        <w:r>
          <w:rPr>
            <w:noProof/>
            <w:webHidden/>
          </w:rPr>
          <w:t>43</w:t>
        </w:r>
        <w:r>
          <w:rPr>
            <w:noProof/>
            <w:webHidden/>
          </w:rPr>
          <w:fldChar w:fldCharType="end"/>
        </w:r>
      </w:hyperlink>
    </w:p>
    <w:p w14:paraId="01231355" w14:textId="77777777" w:rsidR="0077288F" w:rsidRDefault="0077288F">
      <w:pPr>
        <w:pStyle w:val="TableofFigures"/>
        <w:tabs>
          <w:tab w:val="right" w:leader="dot" w:pos="9016"/>
        </w:tabs>
        <w:rPr>
          <w:rFonts w:asciiTheme="minorHAnsi" w:hAnsiTheme="minorHAnsi"/>
          <w:noProof/>
          <w:sz w:val="22"/>
          <w:lang w:eastAsia="en-SG"/>
        </w:rPr>
      </w:pPr>
      <w:hyperlink r:id="rId179" w:anchor="_Toc86223255" w:history="1">
        <w:r w:rsidRPr="00EC0127">
          <w:rPr>
            <w:rStyle w:val="Hyperlink"/>
            <w:noProof/>
          </w:rPr>
          <w:t>Figure 70 - Import flash</w:t>
        </w:r>
        <w:r>
          <w:rPr>
            <w:noProof/>
            <w:webHidden/>
          </w:rPr>
          <w:tab/>
        </w:r>
        <w:r>
          <w:rPr>
            <w:noProof/>
            <w:webHidden/>
          </w:rPr>
          <w:fldChar w:fldCharType="begin"/>
        </w:r>
        <w:r>
          <w:rPr>
            <w:noProof/>
            <w:webHidden/>
          </w:rPr>
          <w:instrText xml:space="preserve"> PAGEREF _Toc86223255 \h </w:instrText>
        </w:r>
        <w:r>
          <w:rPr>
            <w:noProof/>
            <w:webHidden/>
          </w:rPr>
        </w:r>
        <w:r>
          <w:rPr>
            <w:noProof/>
            <w:webHidden/>
          </w:rPr>
          <w:fldChar w:fldCharType="separate"/>
        </w:r>
        <w:r>
          <w:rPr>
            <w:noProof/>
            <w:webHidden/>
          </w:rPr>
          <w:t>43</w:t>
        </w:r>
        <w:r>
          <w:rPr>
            <w:noProof/>
            <w:webHidden/>
          </w:rPr>
          <w:fldChar w:fldCharType="end"/>
        </w:r>
      </w:hyperlink>
    </w:p>
    <w:p w14:paraId="39A94646" w14:textId="77777777" w:rsidR="0077288F" w:rsidRDefault="0077288F">
      <w:pPr>
        <w:pStyle w:val="TableofFigures"/>
        <w:tabs>
          <w:tab w:val="right" w:leader="dot" w:pos="9016"/>
        </w:tabs>
        <w:rPr>
          <w:rFonts w:asciiTheme="minorHAnsi" w:hAnsiTheme="minorHAnsi"/>
          <w:noProof/>
          <w:sz w:val="22"/>
          <w:lang w:eastAsia="en-SG"/>
        </w:rPr>
      </w:pPr>
      <w:hyperlink w:anchor="_Toc86223256" w:history="1">
        <w:r w:rsidRPr="00EC0127">
          <w:rPr>
            <w:rStyle w:val="Hyperlink"/>
            <w:noProof/>
          </w:rPr>
          <w:t>Figure 71 - Open project</w:t>
        </w:r>
        <w:r>
          <w:rPr>
            <w:noProof/>
            <w:webHidden/>
          </w:rPr>
          <w:tab/>
        </w:r>
        <w:r>
          <w:rPr>
            <w:noProof/>
            <w:webHidden/>
          </w:rPr>
          <w:fldChar w:fldCharType="begin"/>
        </w:r>
        <w:r>
          <w:rPr>
            <w:noProof/>
            <w:webHidden/>
          </w:rPr>
          <w:instrText xml:space="preserve"> PAGEREF _Toc86223256 \h </w:instrText>
        </w:r>
        <w:r>
          <w:rPr>
            <w:noProof/>
            <w:webHidden/>
          </w:rPr>
        </w:r>
        <w:r>
          <w:rPr>
            <w:noProof/>
            <w:webHidden/>
          </w:rPr>
          <w:fldChar w:fldCharType="separate"/>
        </w:r>
        <w:r>
          <w:rPr>
            <w:noProof/>
            <w:webHidden/>
          </w:rPr>
          <w:t>44</w:t>
        </w:r>
        <w:r>
          <w:rPr>
            <w:noProof/>
            <w:webHidden/>
          </w:rPr>
          <w:fldChar w:fldCharType="end"/>
        </w:r>
      </w:hyperlink>
    </w:p>
    <w:p w14:paraId="2DF9AD38" w14:textId="77777777" w:rsidR="0077288F" w:rsidRDefault="0077288F">
      <w:pPr>
        <w:pStyle w:val="TableofFigures"/>
        <w:tabs>
          <w:tab w:val="right" w:leader="dot" w:pos="9016"/>
        </w:tabs>
        <w:rPr>
          <w:rFonts w:asciiTheme="minorHAnsi" w:hAnsiTheme="minorHAnsi"/>
          <w:noProof/>
          <w:sz w:val="22"/>
          <w:lang w:eastAsia="en-SG"/>
        </w:rPr>
      </w:pPr>
      <w:hyperlink w:anchor="_Toc86223257" w:history="1">
        <w:r w:rsidRPr="00EC0127">
          <w:rPr>
            <w:rStyle w:val="Hyperlink"/>
            <w:noProof/>
          </w:rPr>
          <w:t>Figure 72 - Save the project</w:t>
        </w:r>
        <w:r>
          <w:rPr>
            <w:noProof/>
            <w:webHidden/>
          </w:rPr>
          <w:tab/>
        </w:r>
        <w:r>
          <w:rPr>
            <w:noProof/>
            <w:webHidden/>
          </w:rPr>
          <w:fldChar w:fldCharType="begin"/>
        </w:r>
        <w:r>
          <w:rPr>
            <w:noProof/>
            <w:webHidden/>
          </w:rPr>
          <w:instrText xml:space="preserve"> PAGEREF _Toc86223257 \h </w:instrText>
        </w:r>
        <w:r>
          <w:rPr>
            <w:noProof/>
            <w:webHidden/>
          </w:rPr>
        </w:r>
        <w:r>
          <w:rPr>
            <w:noProof/>
            <w:webHidden/>
          </w:rPr>
          <w:fldChar w:fldCharType="separate"/>
        </w:r>
        <w:r>
          <w:rPr>
            <w:noProof/>
            <w:webHidden/>
          </w:rPr>
          <w:t>45</w:t>
        </w:r>
        <w:r>
          <w:rPr>
            <w:noProof/>
            <w:webHidden/>
          </w:rPr>
          <w:fldChar w:fldCharType="end"/>
        </w:r>
      </w:hyperlink>
    </w:p>
    <w:p w14:paraId="5E770EB7" w14:textId="77777777" w:rsidR="0077288F" w:rsidRDefault="0077288F">
      <w:pPr>
        <w:pStyle w:val="TableofFigures"/>
        <w:tabs>
          <w:tab w:val="right" w:leader="dot" w:pos="9016"/>
        </w:tabs>
        <w:rPr>
          <w:rFonts w:asciiTheme="minorHAnsi" w:hAnsiTheme="minorHAnsi"/>
          <w:noProof/>
          <w:sz w:val="22"/>
          <w:lang w:eastAsia="en-SG"/>
        </w:rPr>
      </w:pPr>
      <w:hyperlink w:anchor="_Toc86223258" w:history="1">
        <w:r w:rsidRPr="00EC0127">
          <w:rPr>
            <w:rStyle w:val="Hyperlink"/>
            <w:noProof/>
          </w:rPr>
          <w:t>Figure 73 - Export project</w:t>
        </w:r>
        <w:r>
          <w:rPr>
            <w:noProof/>
            <w:webHidden/>
          </w:rPr>
          <w:tab/>
        </w:r>
        <w:r>
          <w:rPr>
            <w:noProof/>
            <w:webHidden/>
          </w:rPr>
          <w:fldChar w:fldCharType="begin"/>
        </w:r>
        <w:r>
          <w:rPr>
            <w:noProof/>
            <w:webHidden/>
          </w:rPr>
          <w:instrText xml:space="preserve"> PAGEREF _Toc86223258 \h </w:instrText>
        </w:r>
        <w:r>
          <w:rPr>
            <w:noProof/>
            <w:webHidden/>
          </w:rPr>
        </w:r>
        <w:r>
          <w:rPr>
            <w:noProof/>
            <w:webHidden/>
          </w:rPr>
          <w:fldChar w:fldCharType="separate"/>
        </w:r>
        <w:r>
          <w:rPr>
            <w:noProof/>
            <w:webHidden/>
          </w:rPr>
          <w:t>46</w:t>
        </w:r>
        <w:r>
          <w:rPr>
            <w:noProof/>
            <w:webHidden/>
          </w:rPr>
          <w:fldChar w:fldCharType="end"/>
        </w:r>
      </w:hyperlink>
    </w:p>
    <w:p w14:paraId="187C665D" w14:textId="77777777" w:rsidR="0077288F" w:rsidRDefault="0077288F">
      <w:pPr>
        <w:pStyle w:val="TableofFigures"/>
        <w:tabs>
          <w:tab w:val="right" w:leader="dot" w:pos="9016"/>
        </w:tabs>
        <w:rPr>
          <w:rFonts w:asciiTheme="minorHAnsi" w:hAnsiTheme="minorHAnsi"/>
          <w:noProof/>
          <w:sz w:val="22"/>
          <w:lang w:eastAsia="en-SG"/>
        </w:rPr>
      </w:pPr>
      <w:hyperlink w:anchor="_Toc86223259" w:history="1">
        <w:r w:rsidRPr="00EC0127">
          <w:rPr>
            <w:rStyle w:val="Hyperlink"/>
            <w:noProof/>
          </w:rPr>
          <w:t>Figure 74 - Arduino IDE</w:t>
        </w:r>
        <w:r>
          <w:rPr>
            <w:noProof/>
            <w:webHidden/>
          </w:rPr>
          <w:tab/>
        </w:r>
        <w:r>
          <w:rPr>
            <w:noProof/>
            <w:webHidden/>
          </w:rPr>
          <w:fldChar w:fldCharType="begin"/>
        </w:r>
        <w:r>
          <w:rPr>
            <w:noProof/>
            <w:webHidden/>
          </w:rPr>
          <w:instrText xml:space="preserve"> PAGEREF _Toc86223259 \h </w:instrText>
        </w:r>
        <w:r>
          <w:rPr>
            <w:noProof/>
            <w:webHidden/>
          </w:rPr>
        </w:r>
        <w:r>
          <w:rPr>
            <w:noProof/>
            <w:webHidden/>
          </w:rPr>
          <w:fldChar w:fldCharType="separate"/>
        </w:r>
        <w:r>
          <w:rPr>
            <w:noProof/>
            <w:webHidden/>
          </w:rPr>
          <w:t>47</w:t>
        </w:r>
        <w:r>
          <w:rPr>
            <w:noProof/>
            <w:webHidden/>
          </w:rPr>
          <w:fldChar w:fldCharType="end"/>
        </w:r>
      </w:hyperlink>
    </w:p>
    <w:p w14:paraId="776FB621" w14:textId="77777777" w:rsidR="0077288F" w:rsidRDefault="0077288F">
      <w:pPr>
        <w:pStyle w:val="TableofFigures"/>
        <w:tabs>
          <w:tab w:val="right" w:leader="dot" w:pos="9016"/>
        </w:tabs>
        <w:rPr>
          <w:rFonts w:asciiTheme="minorHAnsi" w:hAnsiTheme="minorHAnsi"/>
          <w:noProof/>
          <w:sz w:val="22"/>
          <w:lang w:eastAsia="en-SG"/>
        </w:rPr>
      </w:pPr>
      <w:hyperlink w:anchor="_Toc86223260" w:history="1">
        <w:r w:rsidRPr="00EC0127">
          <w:rPr>
            <w:rStyle w:val="Hyperlink"/>
            <w:noProof/>
          </w:rPr>
          <w:t>Figure 75 - Custom font</w:t>
        </w:r>
        <w:r>
          <w:rPr>
            <w:noProof/>
            <w:webHidden/>
          </w:rPr>
          <w:tab/>
        </w:r>
        <w:r>
          <w:rPr>
            <w:noProof/>
            <w:webHidden/>
          </w:rPr>
          <w:fldChar w:fldCharType="begin"/>
        </w:r>
        <w:r>
          <w:rPr>
            <w:noProof/>
            <w:webHidden/>
          </w:rPr>
          <w:instrText xml:space="preserve"> PAGEREF _Toc86223260 \h </w:instrText>
        </w:r>
        <w:r>
          <w:rPr>
            <w:noProof/>
            <w:webHidden/>
          </w:rPr>
        </w:r>
        <w:r>
          <w:rPr>
            <w:noProof/>
            <w:webHidden/>
          </w:rPr>
          <w:fldChar w:fldCharType="separate"/>
        </w:r>
        <w:r>
          <w:rPr>
            <w:noProof/>
            <w:webHidden/>
          </w:rPr>
          <w:t>48</w:t>
        </w:r>
        <w:r>
          <w:rPr>
            <w:noProof/>
            <w:webHidden/>
          </w:rPr>
          <w:fldChar w:fldCharType="end"/>
        </w:r>
      </w:hyperlink>
    </w:p>
    <w:p w14:paraId="13AB009C" w14:textId="77777777" w:rsidR="0077288F" w:rsidRDefault="0077288F">
      <w:pPr>
        <w:pStyle w:val="TableofFigures"/>
        <w:tabs>
          <w:tab w:val="right" w:leader="dot" w:pos="9016"/>
        </w:tabs>
        <w:rPr>
          <w:rFonts w:asciiTheme="minorHAnsi" w:hAnsiTheme="minorHAnsi"/>
          <w:noProof/>
          <w:sz w:val="22"/>
          <w:lang w:eastAsia="en-SG"/>
        </w:rPr>
      </w:pPr>
      <w:hyperlink w:anchor="_Toc86223261" w:history="1">
        <w:r w:rsidRPr="00EC0127">
          <w:rPr>
            <w:rStyle w:val="Hyperlink"/>
            <w:noProof/>
          </w:rPr>
          <w:t>Figure 76 - Property "Text" of custom font</w:t>
        </w:r>
        <w:r>
          <w:rPr>
            <w:noProof/>
            <w:webHidden/>
          </w:rPr>
          <w:tab/>
        </w:r>
        <w:r>
          <w:rPr>
            <w:noProof/>
            <w:webHidden/>
          </w:rPr>
          <w:fldChar w:fldCharType="begin"/>
        </w:r>
        <w:r>
          <w:rPr>
            <w:noProof/>
            <w:webHidden/>
          </w:rPr>
          <w:instrText xml:space="preserve"> PAGEREF _Toc86223261 \h </w:instrText>
        </w:r>
        <w:r>
          <w:rPr>
            <w:noProof/>
            <w:webHidden/>
          </w:rPr>
        </w:r>
        <w:r>
          <w:rPr>
            <w:noProof/>
            <w:webHidden/>
          </w:rPr>
          <w:fldChar w:fldCharType="separate"/>
        </w:r>
        <w:r>
          <w:rPr>
            <w:noProof/>
            <w:webHidden/>
          </w:rPr>
          <w:t>48</w:t>
        </w:r>
        <w:r>
          <w:rPr>
            <w:noProof/>
            <w:webHidden/>
          </w:rPr>
          <w:fldChar w:fldCharType="end"/>
        </w:r>
      </w:hyperlink>
    </w:p>
    <w:p w14:paraId="22431473" w14:textId="77777777" w:rsidR="0077288F" w:rsidRDefault="0077288F">
      <w:pPr>
        <w:pStyle w:val="TableofFigures"/>
        <w:tabs>
          <w:tab w:val="right" w:leader="dot" w:pos="9016"/>
        </w:tabs>
        <w:rPr>
          <w:rFonts w:asciiTheme="minorHAnsi" w:hAnsiTheme="minorHAnsi"/>
          <w:noProof/>
          <w:sz w:val="22"/>
          <w:lang w:eastAsia="en-SG"/>
        </w:rPr>
      </w:pPr>
      <w:hyperlink w:anchor="_Toc86223262" w:history="1">
        <w:r w:rsidRPr="00EC0127">
          <w:rPr>
            <w:rStyle w:val="Hyperlink"/>
            <w:noProof/>
          </w:rPr>
          <w:t>Figure 77 - Press SHIFT for constrain vertical</w:t>
        </w:r>
        <w:r>
          <w:rPr>
            <w:noProof/>
            <w:webHidden/>
          </w:rPr>
          <w:tab/>
        </w:r>
        <w:r>
          <w:rPr>
            <w:noProof/>
            <w:webHidden/>
          </w:rPr>
          <w:fldChar w:fldCharType="begin"/>
        </w:r>
        <w:r>
          <w:rPr>
            <w:noProof/>
            <w:webHidden/>
          </w:rPr>
          <w:instrText xml:space="preserve"> PAGEREF _Toc86223262 \h </w:instrText>
        </w:r>
        <w:r>
          <w:rPr>
            <w:noProof/>
            <w:webHidden/>
          </w:rPr>
        </w:r>
        <w:r>
          <w:rPr>
            <w:noProof/>
            <w:webHidden/>
          </w:rPr>
          <w:fldChar w:fldCharType="separate"/>
        </w:r>
        <w:r>
          <w:rPr>
            <w:noProof/>
            <w:webHidden/>
          </w:rPr>
          <w:t>49</w:t>
        </w:r>
        <w:r>
          <w:rPr>
            <w:noProof/>
            <w:webHidden/>
          </w:rPr>
          <w:fldChar w:fldCharType="end"/>
        </w:r>
      </w:hyperlink>
    </w:p>
    <w:p w14:paraId="027446F7" w14:textId="77777777" w:rsidR="0077288F" w:rsidRDefault="0077288F">
      <w:pPr>
        <w:pStyle w:val="TableofFigures"/>
        <w:tabs>
          <w:tab w:val="right" w:leader="dot" w:pos="9016"/>
        </w:tabs>
        <w:rPr>
          <w:rFonts w:asciiTheme="minorHAnsi" w:hAnsiTheme="minorHAnsi"/>
          <w:noProof/>
          <w:sz w:val="22"/>
          <w:lang w:eastAsia="en-SG"/>
        </w:rPr>
      </w:pPr>
      <w:hyperlink w:anchor="_Toc86223263" w:history="1">
        <w:r w:rsidRPr="00EC0127">
          <w:rPr>
            <w:rStyle w:val="Hyperlink"/>
            <w:noProof/>
          </w:rPr>
          <w:t>Figure 78 - Slide up/down to set y-coordinate</w:t>
        </w:r>
        <w:r>
          <w:rPr>
            <w:noProof/>
            <w:webHidden/>
          </w:rPr>
          <w:tab/>
        </w:r>
        <w:r>
          <w:rPr>
            <w:noProof/>
            <w:webHidden/>
          </w:rPr>
          <w:fldChar w:fldCharType="begin"/>
        </w:r>
        <w:r>
          <w:rPr>
            <w:noProof/>
            <w:webHidden/>
          </w:rPr>
          <w:instrText xml:space="preserve"> PAGEREF _Toc86223263 \h </w:instrText>
        </w:r>
        <w:r>
          <w:rPr>
            <w:noProof/>
            <w:webHidden/>
          </w:rPr>
        </w:r>
        <w:r>
          <w:rPr>
            <w:noProof/>
            <w:webHidden/>
          </w:rPr>
          <w:fldChar w:fldCharType="separate"/>
        </w:r>
        <w:r>
          <w:rPr>
            <w:noProof/>
            <w:webHidden/>
          </w:rPr>
          <w:t>49</w:t>
        </w:r>
        <w:r>
          <w:rPr>
            <w:noProof/>
            <w:webHidden/>
          </w:rPr>
          <w:fldChar w:fldCharType="end"/>
        </w:r>
      </w:hyperlink>
    </w:p>
    <w:p w14:paraId="41D31446" w14:textId="77777777" w:rsidR="0077288F" w:rsidRDefault="0077288F">
      <w:pPr>
        <w:pStyle w:val="TableofFigures"/>
        <w:tabs>
          <w:tab w:val="right" w:leader="dot" w:pos="9016"/>
        </w:tabs>
        <w:rPr>
          <w:rFonts w:asciiTheme="minorHAnsi" w:hAnsiTheme="minorHAnsi"/>
          <w:noProof/>
          <w:sz w:val="22"/>
          <w:lang w:eastAsia="en-SG"/>
        </w:rPr>
      </w:pPr>
      <w:hyperlink w:anchor="_Toc86223264" w:history="1">
        <w:r w:rsidRPr="00EC0127">
          <w:rPr>
            <w:rStyle w:val="Hyperlink"/>
            <w:noProof/>
          </w:rPr>
          <w:t>Figure 79 - Press ALT for constrain horizontal</w:t>
        </w:r>
        <w:r>
          <w:rPr>
            <w:noProof/>
            <w:webHidden/>
          </w:rPr>
          <w:tab/>
        </w:r>
        <w:r>
          <w:rPr>
            <w:noProof/>
            <w:webHidden/>
          </w:rPr>
          <w:fldChar w:fldCharType="begin"/>
        </w:r>
        <w:r>
          <w:rPr>
            <w:noProof/>
            <w:webHidden/>
          </w:rPr>
          <w:instrText xml:space="preserve"> PAGEREF _Toc86223264 \h </w:instrText>
        </w:r>
        <w:r>
          <w:rPr>
            <w:noProof/>
            <w:webHidden/>
          </w:rPr>
        </w:r>
        <w:r>
          <w:rPr>
            <w:noProof/>
            <w:webHidden/>
          </w:rPr>
          <w:fldChar w:fldCharType="separate"/>
        </w:r>
        <w:r>
          <w:rPr>
            <w:noProof/>
            <w:webHidden/>
          </w:rPr>
          <w:t>50</w:t>
        </w:r>
        <w:r>
          <w:rPr>
            <w:noProof/>
            <w:webHidden/>
          </w:rPr>
          <w:fldChar w:fldCharType="end"/>
        </w:r>
      </w:hyperlink>
    </w:p>
    <w:p w14:paraId="59BD9128" w14:textId="77777777" w:rsidR="0077288F" w:rsidRDefault="0077288F">
      <w:pPr>
        <w:pStyle w:val="TableofFigures"/>
        <w:tabs>
          <w:tab w:val="right" w:leader="dot" w:pos="9016"/>
        </w:tabs>
        <w:rPr>
          <w:rFonts w:asciiTheme="minorHAnsi" w:hAnsiTheme="minorHAnsi"/>
          <w:noProof/>
          <w:sz w:val="22"/>
          <w:lang w:eastAsia="en-SG"/>
        </w:rPr>
      </w:pPr>
      <w:hyperlink w:anchor="_Toc86223265" w:history="1">
        <w:r w:rsidRPr="00EC0127">
          <w:rPr>
            <w:rStyle w:val="Hyperlink"/>
            <w:noProof/>
          </w:rPr>
          <w:t>Figure 80 - Slide left/right to set x-coordinate</w:t>
        </w:r>
        <w:r>
          <w:rPr>
            <w:noProof/>
            <w:webHidden/>
          </w:rPr>
          <w:tab/>
        </w:r>
        <w:r>
          <w:rPr>
            <w:noProof/>
            <w:webHidden/>
          </w:rPr>
          <w:fldChar w:fldCharType="begin"/>
        </w:r>
        <w:r>
          <w:rPr>
            <w:noProof/>
            <w:webHidden/>
          </w:rPr>
          <w:instrText xml:space="preserve"> PAGEREF _Toc86223265 \h </w:instrText>
        </w:r>
        <w:r>
          <w:rPr>
            <w:noProof/>
            <w:webHidden/>
          </w:rPr>
        </w:r>
        <w:r>
          <w:rPr>
            <w:noProof/>
            <w:webHidden/>
          </w:rPr>
          <w:fldChar w:fldCharType="separate"/>
        </w:r>
        <w:r>
          <w:rPr>
            <w:noProof/>
            <w:webHidden/>
          </w:rPr>
          <w:t>50</w:t>
        </w:r>
        <w:r>
          <w:rPr>
            <w:noProof/>
            <w:webHidden/>
          </w:rPr>
          <w:fldChar w:fldCharType="end"/>
        </w:r>
      </w:hyperlink>
    </w:p>
    <w:p w14:paraId="58768033" w14:textId="77777777" w:rsidR="0077288F" w:rsidRDefault="0077288F">
      <w:pPr>
        <w:pStyle w:val="TableofFigures"/>
        <w:tabs>
          <w:tab w:val="right" w:leader="dot" w:pos="9016"/>
        </w:tabs>
        <w:rPr>
          <w:rFonts w:asciiTheme="minorHAnsi" w:hAnsiTheme="minorHAnsi"/>
          <w:noProof/>
          <w:sz w:val="22"/>
          <w:lang w:eastAsia="en-SG"/>
        </w:rPr>
      </w:pPr>
      <w:hyperlink w:anchor="_Toc86223266" w:history="1">
        <w:r w:rsidRPr="00EC0127">
          <w:rPr>
            <w:rStyle w:val="Hyperlink"/>
            <w:noProof/>
          </w:rPr>
          <w:t>Figure 81 - Connect Device</w:t>
        </w:r>
        <w:r>
          <w:rPr>
            <w:noProof/>
            <w:webHidden/>
          </w:rPr>
          <w:tab/>
        </w:r>
        <w:r>
          <w:rPr>
            <w:noProof/>
            <w:webHidden/>
          </w:rPr>
          <w:fldChar w:fldCharType="begin"/>
        </w:r>
        <w:r>
          <w:rPr>
            <w:noProof/>
            <w:webHidden/>
          </w:rPr>
          <w:instrText xml:space="preserve"> PAGEREF _Toc86223266 \h </w:instrText>
        </w:r>
        <w:r>
          <w:rPr>
            <w:noProof/>
            <w:webHidden/>
          </w:rPr>
        </w:r>
        <w:r>
          <w:rPr>
            <w:noProof/>
            <w:webHidden/>
          </w:rPr>
          <w:fldChar w:fldCharType="separate"/>
        </w:r>
        <w:r>
          <w:rPr>
            <w:noProof/>
            <w:webHidden/>
          </w:rPr>
          <w:t>61</w:t>
        </w:r>
        <w:r>
          <w:rPr>
            <w:noProof/>
            <w:webHidden/>
          </w:rPr>
          <w:fldChar w:fldCharType="end"/>
        </w:r>
      </w:hyperlink>
    </w:p>
    <w:p w14:paraId="5521081B" w14:textId="77777777" w:rsidR="0077288F" w:rsidRDefault="0077288F">
      <w:pPr>
        <w:pStyle w:val="TableofFigures"/>
        <w:tabs>
          <w:tab w:val="right" w:leader="dot" w:pos="9016"/>
        </w:tabs>
        <w:rPr>
          <w:rFonts w:asciiTheme="minorHAnsi" w:hAnsiTheme="minorHAnsi"/>
          <w:noProof/>
          <w:sz w:val="22"/>
          <w:lang w:eastAsia="en-SG"/>
        </w:rPr>
      </w:pPr>
      <w:hyperlink w:anchor="_Toc86223267" w:history="1">
        <w:r w:rsidRPr="00EC0127">
          <w:rPr>
            <w:rStyle w:val="Hyperlink"/>
            <w:noProof/>
          </w:rPr>
          <w:t>Figure 82 - Device connected</w:t>
        </w:r>
        <w:r>
          <w:rPr>
            <w:noProof/>
            <w:webHidden/>
          </w:rPr>
          <w:tab/>
        </w:r>
        <w:r>
          <w:rPr>
            <w:noProof/>
            <w:webHidden/>
          </w:rPr>
          <w:fldChar w:fldCharType="begin"/>
        </w:r>
        <w:r>
          <w:rPr>
            <w:noProof/>
            <w:webHidden/>
          </w:rPr>
          <w:instrText xml:space="preserve"> PAGEREF _Toc86223267 \h </w:instrText>
        </w:r>
        <w:r>
          <w:rPr>
            <w:noProof/>
            <w:webHidden/>
          </w:rPr>
        </w:r>
        <w:r>
          <w:rPr>
            <w:noProof/>
            <w:webHidden/>
          </w:rPr>
          <w:fldChar w:fldCharType="separate"/>
        </w:r>
        <w:r>
          <w:rPr>
            <w:noProof/>
            <w:webHidden/>
          </w:rPr>
          <w:t>61</w:t>
        </w:r>
        <w:r>
          <w:rPr>
            <w:noProof/>
            <w:webHidden/>
          </w:rPr>
          <w:fldChar w:fldCharType="end"/>
        </w:r>
      </w:hyperlink>
    </w:p>
    <w:p w14:paraId="6F40DD01" w14:textId="77777777" w:rsidR="0077288F" w:rsidRDefault="0077288F">
      <w:pPr>
        <w:pStyle w:val="TableofFigures"/>
        <w:tabs>
          <w:tab w:val="right" w:leader="dot" w:pos="9016"/>
        </w:tabs>
        <w:rPr>
          <w:rFonts w:asciiTheme="minorHAnsi" w:hAnsiTheme="minorHAnsi"/>
          <w:noProof/>
          <w:sz w:val="22"/>
          <w:lang w:eastAsia="en-SG"/>
        </w:rPr>
      </w:pPr>
      <w:hyperlink w:anchor="_Toc86223268" w:history="1">
        <w:r w:rsidRPr="00EC0127">
          <w:rPr>
            <w:rStyle w:val="Hyperlink"/>
            <w:noProof/>
          </w:rPr>
          <w:t>Figure 83 - Select correct device type</w:t>
        </w:r>
        <w:r>
          <w:rPr>
            <w:noProof/>
            <w:webHidden/>
          </w:rPr>
          <w:tab/>
        </w:r>
        <w:r>
          <w:rPr>
            <w:noProof/>
            <w:webHidden/>
          </w:rPr>
          <w:fldChar w:fldCharType="begin"/>
        </w:r>
        <w:r>
          <w:rPr>
            <w:noProof/>
            <w:webHidden/>
          </w:rPr>
          <w:instrText xml:space="preserve"> PAGEREF _Toc86223268 \h </w:instrText>
        </w:r>
        <w:r>
          <w:rPr>
            <w:noProof/>
            <w:webHidden/>
          </w:rPr>
        </w:r>
        <w:r>
          <w:rPr>
            <w:noProof/>
            <w:webHidden/>
          </w:rPr>
          <w:fldChar w:fldCharType="separate"/>
        </w:r>
        <w:r>
          <w:rPr>
            <w:noProof/>
            <w:webHidden/>
          </w:rPr>
          <w:t>62</w:t>
        </w:r>
        <w:r>
          <w:rPr>
            <w:noProof/>
            <w:webHidden/>
          </w:rPr>
          <w:fldChar w:fldCharType="end"/>
        </w:r>
      </w:hyperlink>
    </w:p>
    <w:p w14:paraId="266B7077" w14:textId="77777777" w:rsidR="0077288F" w:rsidRDefault="0077288F">
      <w:pPr>
        <w:pStyle w:val="TableofFigures"/>
        <w:tabs>
          <w:tab w:val="right" w:leader="dot" w:pos="9016"/>
        </w:tabs>
        <w:rPr>
          <w:rFonts w:asciiTheme="minorHAnsi" w:hAnsiTheme="minorHAnsi"/>
          <w:noProof/>
          <w:sz w:val="22"/>
          <w:lang w:eastAsia="en-SG"/>
        </w:rPr>
      </w:pPr>
      <w:hyperlink w:anchor="_Toc86223269" w:history="1">
        <w:r w:rsidRPr="00EC0127">
          <w:rPr>
            <w:rStyle w:val="Hyperlink"/>
            <w:noProof/>
          </w:rPr>
          <w:t>Figure 84 - Managing device</w:t>
        </w:r>
        <w:r>
          <w:rPr>
            <w:noProof/>
            <w:webHidden/>
          </w:rPr>
          <w:tab/>
        </w:r>
        <w:r>
          <w:rPr>
            <w:noProof/>
            <w:webHidden/>
          </w:rPr>
          <w:fldChar w:fldCharType="begin"/>
        </w:r>
        <w:r>
          <w:rPr>
            <w:noProof/>
            <w:webHidden/>
          </w:rPr>
          <w:instrText xml:space="preserve"> PAGEREF _Toc86223269 \h </w:instrText>
        </w:r>
        <w:r>
          <w:rPr>
            <w:noProof/>
            <w:webHidden/>
          </w:rPr>
        </w:r>
        <w:r>
          <w:rPr>
            <w:noProof/>
            <w:webHidden/>
          </w:rPr>
          <w:fldChar w:fldCharType="separate"/>
        </w:r>
        <w:r>
          <w:rPr>
            <w:noProof/>
            <w:webHidden/>
          </w:rPr>
          <w:t>63</w:t>
        </w:r>
        <w:r>
          <w:rPr>
            <w:noProof/>
            <w:webHidden/>
          </w:rPr>
          <w:fldChar w:fldCharType="end"/>
        </w:r>
      </w:hyperlink>
    </w:p>
    <w:p w14:paraId="02C65DE0" w14:textId="77777777" w:rsidR="0077288F" w:rsidRDefault="0077288F">
      <w:pPr>
        <w:pStyle w:val="TableofFigures"/>
        <w:tabs>
          <w:tab w:val="right" w:leader="dot" w:pos="9016"/>
        </w:tabs>
        <w:rPr>
          <w:rFonts w:asciiTheme="minorHAnsi" w:hAnsiTheme="minorHAnsi"/>
          <w:noProof/>
          <w:sz w:val="22"/>
          <w:lang w:eastAsia="en-SG"/>
        </w:rPr>
      </w:pPr>
      <w:hyperlink w:anchor="_Toc86223270" w:history="1">
        <w:r w:rsidRPr="00EC0127">
          <w:rPr>
            <w:rStyle w:val="Hyperlink"/>
            <w:noProof/>
          </w:rPr>
          <w:t>Figure 85 - Select Display List/Coprocessor</w:t>
        </w:r>
        <w:r>
          <w:rPr>
            <w:noProof/>
            <w:webHidden/>
          </w:rPr>
          <w:tab/>
        </w:r>
        <w:r>
          <w:rPr>
            <w:noProof/>
            <w:webHidden/>
          </w:rPr>
          <w:fldChar w:fldCharType="begin"/>
        </w:r>
        <w:r>
          <w:rPr>
            <w:noProof/>
            <w:webHidden/>
          </w:rPr>
          <w:instrText xml:space="preserve"> PAGEREF _Toc86223270 \h </w:instrText>
        </w:r>
        <w:r>
          <w:rPr>
            <w:noProof/>
            <w:webHidden/>
          </w:rPr>
        </w:r>
        <w:r>
          <w:rPr>
            <w:noProof/>
            <w:webHidden/>
          </w:rPr>
          <w:fldChar w:fldCharType="separate"/>
        </w:r>
        <w:r>
          <w:rPr>
            <w:noProof/>
            <w:webHidden/>
          </w:rPr>
          <w:t>64</w:t>
        </w:r>
        <w:r>
          <w:rPr>
            <w:noProof/>
            <w:webHidden/>
          </w:rPr>
          <w:fldChar w:fldCharType="end"/>
        </w:r>
      </w:hyperlink>
    </w:p>
    <w:p w14:paraId="0F0C0949" w14:textId="77777777" w:rsidR="0077288F" w:rsidRDefault="0077288F">
      <w:pPr>
        <w:pStyle w:val="TableofFigures"/>
        <w:tabs>
          <w:tab w:val="right" w:leader="dot" w:pos="9016"/>
        </w:tabs>
        <w:rPr>
          <w:rFonts w:asciiTheme="minorHAnsi" w:hAnsiTheme="minorHAnsi"/>
          <w:noProof/>
          <w:sz w:val="22"/>
          <w:lang w:eastAsia="en-SG"/>
        </w:rPr>
      </w:pPr>
      <w:hyperlink w:anchor="_Toc86223271" w:history="1">
        <w:r w:rsidRPr="00EC0127">
          <w:rPr>
            <w:rStyle w:val="Hyperlink"/>
            <w:noProof/>
          </w:rPr>
          <w:t>Figure 86 - Display List command is highlighted yellow</w:t>
        </w:r>
        <w:r>
          <w:rPr>
            <w:noProof/>
            <w:webHidden/>
          </w:rPr>
          <w:tab/>
        </w:r>
        <w:r>
          <w:rPr>
            <w:noProof/>
            <w:webHidden/>
          </w:rPr>
          <w:fldChar w:fldCharType="begin"/>
        </w:r>
        <w:r>
          <w:rPr>
            <w:noProof/>
            <w:webHidden/>
          </w:rPr>
          <w:instrText xml:space="preserve"> PAGEREF _Toc86223271 \h </w:instrText>
        </w:r>
        <w:r>
          <w:rPr>
            <w:noProof/>
            <w:webHidden/>
          </w:rPr>
        </w:r>
        <w:r>
          <w:rPr>
            <w:noProof/>
            <w:webHidden/>
          </w:rPr>
          <w:fldChar w:fldCharType="separate"/>
        </w:r>
        <w:r>
          <w:rPr>
            <w:noProof/>
            <w:webHidden/>
          </w:rPr>
          <w:t>64</w:t>
        </w:r>
        <w:r>
          <w:rPr>
            <w:noProof/>
            <w:webHidden/>
          </w:rPr>
          <w:fldChar w:fldCharType="end"/>
        </w:r>
      </w:hyperlink>
    </w:p>
    <w:p w14:paraId="5BCCDDC2" w14:textId="77777777" w:rsidR="0077288F" w:rsidRDefault="0077288F">
      <w:pPr>
        <w:pStyle w:val="TableofFigures"/>
        <w:tabs>
          <w:tab w:val="right" w:leader="dot" w:pos="9016"/>
        </w:tabs>
        <w:rPr>
          <w:rFonts w:asciiTheme="minorHAnsi" w:hAnsiTheme="minorHAnsi"/>
          <w:noProof/>
          <w:sz w:val="22"/>
          <w:lang w:eastAsia="en-SG"/>
        </w:rPr>
      </w:pPr>
      <w:hyperlink w:anchor="_Toc86223272" w:history="1">
        <w:r w:rsidRPr="00EC0127">
          <w:rPr>
            <w:rStyle w:val="Hyperlink"/>
            <w:noProof/>
          </w:rPr>
          <w:t>Figure 87 - Prepare to draw rectangle</w:t>
        </w:r>
        <w:r>
          <w:rPr>
            <w:noProof/>
            <w:webHidden/>
          </w:rPr>
          <w:tab/>
        </w:r>
        <w:r>
          <w:rPr>
            <w:noProof/>
            <w:webHidden/>
          </w:rPr>
          <w:fldChar w:fldCharType="begin"/>
        </w:r>
        <w:r>
          <w:rPr>
            <w:noProof/>
            <w:webHidden/>
          </w:rPr>
          <w:instrText xml:space="preserve"> PAGEREF _Toc86223272 \h </w:instrText>
        </w:r>
        <w:r>
          <w:rPr>
            <w:noProof/>
            <w:webHidden/>
          </w:rPr>
        </w:r>
        <w:r>
          <w:rPr>
            <w:noProof/>
            <w:webHidden/>
          </w:rPr>
          <w:fldChar w:fldCharType="separate"/>
        </w:r>
        <w:r>
          <w:rPr>
            <w:noProof/>
            <w:webHidden/>
          </w:rPr>
          <w:t>65</w:t>
        </w:r>
        <w:r>
          <w:rPr>
            <w:noProof/>
            <w:webHidden/>
          </w:rPr>
          <w:fldChar w:fldCharType="end"/>
        </w:r>
      </w:hyperlink>
    </w:p>
    <w:p w14:paraId="5D643AB5" w14:textId="77777777" w:rsidR="0077288F" w:rsidRDefault="0077288F">
      <w:pPr>
        <w:pStyle w:val="TableofFigures"/>
        <w:tabs>
          <w:tab w:val="right" w:leader="dot" w:pos="9016"/>
        </w:tabs>
        <w:rPr>
          <w:rFonts w:asciiTheme="minorHAnsi" w:hAnsiTheme="minorHAnsi"/>
          <w:noProof/>
          <w:sz w:val="22"/>
          <w:lang w:eastAsia="en-SG"/>
        </w:rPr>
      </w:pPr>
      <w:hyperlink w:anchor="_Toc86223273" w:history="1">
        <w:r w:rsidRPr="00EC0127">
          <w:rPr>
            <w:rStyle w:val="Hyperlink"/>
            <w:noProof/>
          </w:rPr>
          <w:t>Figure 88 – Draw rectangle</w:t>
        </w:r>
        <w:r>
          <w:rPr>
            <w:noProof/>
            <w:webHidden/>
          </w:rPr>
          <w:tab/>
        </w:r>
        <w:r>
          <w:rPr>
            <w:noProof/>
            <w:webHidden/>
          </w:rPr>
          <w:fldChar w:fldCharType="begin"/>
        </w:r>
        <w:r>
          <w:rPr>
            <w:noProof/>
            <w:webHidden/>
          </w:rPr>
          <w:instrText xml:space="preserve"> PAGEREF _Toc86223273 \h </w:instrText>
        </w:r>
        <w:r>
          <w:rPr>
            <w:noProof/>
            <w:webHidden/>
          </w:rPr>
        </w:r>
        <w:r>
          <w:rPr>
            <w:noProof/>
            <w:webHidden/>
          </w:rPr>
          <w:fldChar w:fldCharType="separate"/>
        </w:r>
        <w:r>
          <w:rPr>
            <w:noProof/>
            <w:webHidden/>
          </w:rPr>
          <w:t>65</w:t>
        </w:r>
        <w:r>
          <w:rPr>
            <w:noProof/>
            <w:webHidden/>
          </w:rPr>
          <w:fldChar w:fldCharType="end"/>
        </w:r>
      </w:hyperlink>
    </w:p>
    <w:p w14:paraId="692D2CC9" w14:textId="77777777" w:rsidR="0077288F" w:rsidRDefault="0077288F">
      <w:pPr>
        <w:pStyle w:val="TableofFigures"/>
        <w:tabs>
          <w:tab w:val="right" w:leader="dot" w:pos="9016"/>
        </w:tabs>
        <w:rPr>
          <w:rFonts w:asciiTheme="minorHAnsi" w:hAnsiTheme="minorHAnsi"/>
          <w:noProof/>
          <w:sz w:val="22"/>
          <w:lang w:eastAsia="en-SG"/>
        </w:rPr>
      </w:pPr>
      <w:hyperlink w:anchor="_Toc86223274" w:history="1">
        <w:r w:rsidRPr="00EC0127">
          <w:rPr>
            <w:rStyle w:val="Hyperlink"/>
            <w:noProof/>
          </w:rPr>
          <w:t>Figure 89 - Trace the pixel</w:t>
        </w:r>
        <w:r>
          <w:rPr>
            <w:noProof/>
            <w:webHidden/>
          </w:rPr>
          <w:tab/>
        </w:r>
        <w:r>
          <w:rPr>
            <w:noProof/>
            <w:webHidden/>
          </w:rPr>
          <w:fldChar w:fldCharType="begin"/>
        </w:r>
        <w:r>
          <w:rPr>
            <w:noProof/>
            <w:webHidden/>
          </w:rPr>
          <w:instrText xml:space="preserve"> PAGEREF _Toc86223274 \h </w:instrText>
        </w:r>
        <w:r>
          <w:rPr>
            <w:noProof/>
            <w:webHidden/>
          </w:rPr>
        </w:r>
        <w:r>
          <w:rPr>
            <w:noProof/>
            <w:webHidden/>
          </w:rPr>
          <w:fldChar w:fldCharType="separate"/>
        </w:r>
        <w:r>
          <w:rPr>
            <w:noProof/>
            <w:webHidden/>
          </w:rPr>
          <w:t>66</w:t>
        </w:r>
        <w:r>
          <w:rPr>
            <w:noProof/>
            <w:webHidden/>
          </w:rPr>
          <w:fldChar w:fldCharType="end"/>
        </w:r>
      </w:hyperlink>
    </w:p>
    <w:p w14:paraId="051BFE9A" w14:textId="77777777" w:rsidR="0077288F" w:rsidRDefault="0077288F">
      <w:pPr>
        <w:pStyle w:val="TableofFigures"/>
        <w:tabs>
          <w:tab w:val="right" w:leader="dot" w:pos="9016"/>
        </w:tabs>
        <w:rPr>
          <w:rFonts w:asciiTheme="minorHAnsi" w:hAnsiTheme="minorHAnsi"/>
          <w:noProof/>
          <w:sz w:val="22"/>
          <w:lang w:eastAsia="en-SG"/>
        </w:rPr>
      </w:pPr>
      <w:hyperlink w:anchor="_Toc86223275" w:history="1">
        <w:r w:rsidRPr="00EC0127">
          <w:rPr>
            <w:rStyle w:val="Hyperlink"/>
            <w:noProof/>
          </w:rPr>
          <w:t>Figure 90 - Open example project</w:t>
        </w:r>
        <w:r>
          <w:rPr>
            <w:noProof/>
            <w:webHidden/>
          </w:rPr>
          <w:tab/>
        </w:r>
        <w:r>
          <w:rPr>
            <w:noProof/>
            <w:webHidden/>
          </w:rPr>
          <w:fldChar w:fldCharType="begin"/>
        </w:r>
        <w:r>
          <w:rPr>
            <w:noProof/>
            <w:webHidden/>
          </w:rPr>
          <w:instrText xml:space="preserve"> PAGEREF _Toc86223275 \h </w:instrText>
        </w:r>
        <w:r>
          <w:rPr>
            <w:noProof/>
            <w:webHidden/>
          </w:rPr>
        </w:r>
        <w:r>
          <w:rPr>
            <w:noProof/>
            <w:webHidden/>
          </w:rPr>
          <w:fldChar w:fldCharType="separate"/>
        </w:r>
        <w:r>
          <w:rPr>
            <w:noProof/>
            <w:webHidden/>
          </w:rPr>
          <w:t>67</w:t>
        </w:r>
        <w:r>
          <w:rPr>
            <w:noProof/>
            <w:webHidden/>
          </w:rPr>
          <w:fldChar w:fldCharType="end"/>
        </w:r>
      </w:hyperlink>
    </w:p>
    <w:p w14:paraId="7F58CC2A" w14:textId="79D5AC8A"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0C9D6045" w14:textId="2B187ABC" w:rsidR="007251C3" w:rsidRPr="005F535D" w:rsidRDefault="007251C3" w:rsidP="007251C3">
      <w:pPr>
        <w:pStyle w:val="Heading2"/>
        <w:numPr>
          <w:ilvl w:val="0"/>
          <w:numId w:val="0"/>
        </w:numPr>
        <w:spacing w:before="0" w:line="240" w:lineRule="auto"/>
        <w:ind w:left="360" w:hanging="360"/>
        <w:rPr>
          <w:lang w:val="en-US"/>
        </w:rPr>
      </w:pPr>
      <w:bookmarkStart w:id="2329" w:name="_Toc86223182"/>
      <w:r>
        <w:rPr>
          <w:lang w:val="en-US"/>
        </w:rPr>
        <w:t>List of Tables</w:t>
      </w:r>
      <w:bookmarkEnd w:id="2329"/>
    </w:p>
    <w:p w14:paraId="636AA8B2" w14:textId="77777777" w:rsidR="007251C3" w:rsidRDefault="007251C3" w:rsidP="001771C0">
      <w:pPr>
        <w:spacing w:after="0" w:line="240" w:lineRule="auto"/>
        <w:rPr>
          <w:rFonts w:ascii="Verdana" w:hAnsi="Verdana" w:cs="Arial"/>
          <w:color w:val="000000"/>
          <w:sz w:val="20"/>
          <w:szCs w:val="20"/>
          <w:lang w:val="en-US"/>
        </w:rPr>
      </w:pPr>
    </w:p>
    <w:p w14:paraId="45E31997" w14:textId="77777777" w:rsidR="0077288F" w:rsidRDefault="007C7B1D">
      <w:pPr>
        <w:pStyle w:val="TableofFigures"/>
        <w:tabs>
          <w:tab w:val="right" w:leader="dot" w:pos="9016"/>
        </w:tabs>
        <w:rPr>
          <w:rFonts w:asciiTheme="minorHAnsi" w:hAnsiTheme="minorHAnsi"/>
          <w:noProof/>
          <w:sz w:val="22"/>
          <w:lang w:eastAsia="en-SG"/>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86223276" w:history="1">
        <w:r w:rsidR="0077288F" w:rsidRPr="001912D8">
          <w:rPr>
            <w:rStyle w:val="Hyperlink"/>
            <w:noProof/>
          </w:rPr>
          <w:t>Table 1 - Installation Folder</w:t>
        </w:r>
        <w:r w:rsidR="0077288F">
          <w:rPr>
            <w:noProof/>
            <w:webHidden/>
          </w:rPr>
          <w:tab/>
        </w:r>
        <w:r w:rsidR="0077288F">
          <w:rPr>
            <w:noProof/>
            <w:webHidden/>
          </w:rPr>
          <w:fldChar w:fldCharType="begin"/>
        </w:r>
        <w:r w:rsidR="0077288F">
          <w:rPr>
            <w:noProof/>
            <w:webHidden/>
          </w:rPr>
          <w:instrText xml:space="preserve"> PAGEREF _Toc86223276 \h </w:instrText>
        </w:r>
        <w:r w:rsidR="0077288F">
          <w:rPr>
            <w:noProof/>
            <w:webHidden/>
          </w:rPr>
        </w:r>
        <w:r w:rsidR="0077288F">
          <w:rPr>
            <w:noProof/>
            <w:webHidden/>
          </w:rPr>
          <w:fldChar w:fldCharType="separate"/>
        </w:r>
        <w:r w:rsidR="0077288F">
          <w:rPr>
            <w:noProof/>
            <w:webHidden/>
          </w:rPr>
          <w:t>11</w:t>
        </w:r>
        <w:r w:rsidR="0077288F">
          <w:rPr>
            <w:noProof/>
            <w:webHidden/>
          </w:rPr>
          <w:fldChar w:fldCharType="end"/>
        </w:r>
      </w:hyperlink>
    </w:p>
    <w:p w14:paraId="7E1E68C5" w14:textId="60BE3871" w:rsidR="00F761ED" w:rsidRDefault="007C7B1D">
      <w:pPr>
        <w:rPr>
          <w:rFonts w:ascii="Verdana" w:hAnsi="Verdana" w:cs="Arial"/>
          <w:color w:val="000000"/>
          <w:sz w:val="20"/>
          <w:szCs w:val="20"/>
          <w:lang w:val="en-US"/>
        </w:rPr>
      </w:pPr>
      <w:r w:rsidRPr="0054223A">
        <w:rPr>
          <w:sz w:val="20"/>
          <w:szCs w:val="20"/>
        </w:rPr>
        <w:fldChar w:fldCharType="end"/>
      </w:r>
    </w:p>
    <w:p w14:paraId="70B60D83" w14:textId="0C160BEB" w:rsidR="00F761ED" w:rsidRPr="005F535D" w:rsidRDefault="00F761ED" w:rsidP="006C4AF3">
      <w:pPr>
        <w:pStyle w:val="Heading1"/>
        <w:numPr>
          <w:ilvl w:val="0"/>
          <w:numId w:val="0"/>
        </w:numPr>
        <w:rPr>
          <w:lang w:val="en-US"/>
        </w:rPr>
      </w:pPr>
      <w:bookmarkStart w:id="2330" w:name="_Toc86223183"/>
      <w:r>
        <w:rPr>
          <w:lang w:val="en-US"/>
        </w:rPr>
        <w:t>Appendix C – Revision History</w:t>
      </w:r>
      <w:bookmarkEnd w:id="2330"/>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727B7012"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2210F5">
        <w:rPr>
          <w:szCs w:val="20"/>
        </w:rPr>
        <w:t>EVE Screen Editor 4.2 User Guide</w:t>
      </w:r>
      <w:r w:rsidRPr="001771C0">
        <w:rPr>
          <w:szCs w:val="20"/>
        </w:rPr>
        <w:fldChar w:fldCharType="end"/>
      </w:r>
    </w:p>
    <w:p w14:paraId="16089989" w14:textId="77777777"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Pr>
          <w:szCs w:val="20"/>
        </w:rPr>
        <w:t>BRT_000231</w:t>
      </w:r>
      <w:r w:rsidRPr="001771C0">
        <w:rPr>
          <w:szCs w:val="20"/>
        </w:rPr>
        <w:fldChar w:fldCharType="end"/>
      </w:r>
    </w:p>
    <w:p w14:paraId="62F6D590" w14:textId="77565E75"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16713">
        <w:rPr>
          <w:szCs w:val="20"/>
        </w:rPr>
        <w:t>BRT#160</w:t>
      </w:r>
      <w:r w:rsidRPr="001771C0">
        <w:rPr>
          <w:szCs w:val="20"/>
        </w:rPr>
        <w:fldChar w:fldCharType="end"/>
      </w:r>
    </w:p>
    <w:p w14:paraId="326BE961" w14:textId="1D03E426"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A4423A" w:rsidRPr="00A4423A">
        <w:rPr>
          <w:rStyle w:val="Hyperlink"/>
          <w:szCs w:val="20"/>
        </w:rPr>
        <w:t>https://brtchip.com/eve-screen-editor/</w:t>
      </w:r>
    </w:p>
    <w:p w14:paraId="70E4EF93" w14:textId="068A493E"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80"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651A00FC" w:rsidR="0051446B" w:rsidRDefault="0051446B"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as per</w:t>
            </w:r>
            <w:r>
              <w:rPr>
                <w:sz w:val="18"/>
                <w:szCs w:val="18"/>
              </w:rPr>
              <w:t xml:space="preserve"> ESE </w:t>
            </w:r>
            <w:r w:rsidR="006B6151">
              <w:rPr>
                <w:sz w:val="18"/>
                <w:szCs w:val="18"/>
              </w:rPr>
              <w:t xml:space="preserve">Version </w:t>
            </w:r>
            <w:r>
              <w:rPr>
                <w:sz w:val="18"/>
                <w:szCs w:val="18"/>
              </w:rPr>
              <w:t>4.1</w:t>
            </w:r>
            <w:r w:rsidR="006B6151">
              <w:rPr>
                <w:sz w:val="18"/>
                <w:szCs w:val="18"/>
              </w:rPr>
              <w:t xml:space="preserve"> </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1444FB7C" w:rsidR="002A70C4" w:rsidRDefault="002A70C4"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 xml:space="preserve">as per ESE Version </w:t>
            </w:r>
            <w:r>
              <w:rPr>
                <w:sz w:val="18"/>
                <w:szCs w:val="18"/>
              </w:rPr>
              <w:t>4.2</w:t>
            </w:r>
          </w:p>
        </w:tc>
        <w:tc>
          <w:tcPr>
            <w:tcW w:w="2500" w:type="dxa"/>
            <w:tcBorders>
              <w:top w:val="single" w:sz="4" w:space="0" w:color="auto"/>
              <w:left w:val="single" w:sz="4" w:space="0" w:color="auto"/>
              <w:bottom w:val="single" w:sz="4" w:space="0" w:color="auto"/>
              <w:right w:val="single" w:sz="4" w:space="0" w:color="auto"/>
            </w:tcBorders>
          </w:tcPr>
          <w:p w14:paraId="382B93B8" w14:textId="357090A0" w:rsidR="002A70C4" w:rsidRDefault="006B6151"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w:t>
            </w:r>
            <w:r w:rsidR="0077288F">
              <w:rPr>
                <w:sz w:val="18"/>
                <w:szCs w:val="18"/>
                <w:lang w:val="en-GB"/>
              </w:rPr>
              <w:t>7</w:t>
            </w:r>
            <w:r>
              <w:rPr>
                <w:sz w:val="18"/>
                <w:szCs w:val="18"/>
                <w:lang w:val="en-GB"/>
              </w:rPr>
              <w:t>-10-2021</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2"/>
        <w:gridCol w:w="1957"/>
        <w:gridCol w:w="4252"/>
        <w:gridCol w:w="1701"/>
      </w:tblGrid>
      <w:tr w:rsidR="006901B3" w:rsidRPr="003A694F" w14:paraId="2BE69335" w14:textId="77777777" w:rsidTr="0077288F">
        <w:tc>
          <w:tcPr>
            <w:tcW w:w="1412" w:type="dxa"/>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957"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252"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01"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7288F">
        <w:trPr>
          <w:trHeight w:val="520"/>
        </w:trPr>
        <w:tc>
          <w:tcPr>
            <w:tcW w:w="1412" w:type="dxa"/>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957"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252"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01"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7288F">
        <w:trPr>
          <w:trHeight w:val="520"/>
        </w:trPr>
        <w:tc>
          <w:tcPr>
            <w:tcW w:w="1412" w:type="dxa"/>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957"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252"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01"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7288F">
        <w:trPr>
          <w:trHeight w:val="520"/>
        </w:trPr>
        <w:tc>
          <w:tcPr>
            <w:tcW w:w="1412" w:type="dxa"/>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252"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01"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7288F">
        <w:trPr>
          <w:trHeight w:val="520"/>
        </w:trPr>
        <w:tc>
          <w:tcPr>
            <w:tcW w:w="1412" w:type="dxa"/>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01"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7288F">
        <w:trPr>
          <w:trHeight w:val="520"/>
        </w:trPr>
        <w:tc>
          <w:tcPr>
            <w:tcW w:w="1412" w:type="dxa"/>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7288F">
        <w:trPr>
          <w:trHeight w:val="520"/>
        </w:trPr>
        <w:tc>
          <w:tcPr>
            <w:tcW w:w="1412" w:type="dxa"/>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252"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01"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7288F">
        <w:trPr>
          <w:trHeight w:val="520"/>
        </w:trPr>
        <w:tc>
          <w:tcPr>
            <w:tcW w:w="1412" w:type="dxa"/>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252"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7288F">
        <w:trPr>
          <w:trHeight w:val="520"/>
        </w:trPr>
        <w:tc>
          <w:tcPr>
            <w:tcW w:w="1412" w:type="dxa"/>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252"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01"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7288F">
        <w:trPr>
          <w:trHeight w:val="520"/>
        </w:trPr>
        <w:tc>
          <w:tcPr>
            <w:tcW w:w="1412" w:type="dxa"/>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957"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252"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7288F">
        <w:trPr>
          <w:trHeight w:val="520"/>
        </w:trPr>
        <w:tc>
          <w:tcPr>
            <w:tcW w:w="1412" w:type="dxa"/>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957"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252"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01"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7288F">
        <w:trPr>
          <w:trHeight w:val="520"/>
        </w:trPr>
        <w:tc>
          <w:tcPr>
            <w:tcW w:w="1412" w:type="dxa"/>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252"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01"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r w:rsidR="0066786F" w:rsidRPr="003A694F" w14:paraId="741604B5" w14:textId="77777777" w:rsidTr="0077288F">
        <w:trPr>
          <w:trHeight w:val="520"/>
        </w:trPr>
        <w:tc>
          <w:tcPr>
            <w:tcW w:w="1412" w:type="dxa"/>
            <w:vAlign w:val="center"/>
          </w:tcPr>
          <w:p w14:paraId="0EA2912F" w14:textId="38F4A68D" w:rsidR="0066786F" w:rsidRDefault="0066786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0DA88002" w14:textId="41B7F48A" w:rsidR="0066786F" w:rsidRDefault="0066786F"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14438E97" w14:textId="64335992" w:rsidR="0066786F" w:rsidRPr="00595A5D" w:rsidRDefault="0066786F" w:rsidP="00EF36FD">
            <w:pPr>
              <w:spacing w:after="0" w:line="240" w:lineRule="auto"/>
              <w:jc w:val="center"/>
              <w:rPr>
                <w:rFonts w:ascii="Verdana" w:hAnsi="Verdana"/>
                <w:sz w:val="18"/>
                <w:szCs w:val="18"/>
              </w:rPr>
            </w:pPr>
            <w:r>
              <w:rPr>
                <w:rFonts w:ascii="Verdana" w:hAnsi="Verdana"/>
                <w:sz w:val="18"/>
                <w:szCs w:val="18"/>
              </w:rPr>
              <w:t>Reviewed, grammatical edits</w:t>
            </w:r>
          </w:p>
        </w:tc>
        <w:tc>
          <w:tcPr>
            <w:tcW w:w="1701" w:type="dxa"/>
            <w:vAlign w:val="center"/>
          </w:tcPr>
          <w:p w14:paraId="7EC203BA" w14:textId="7285D967" w:rsidR="0066786F" w:rsidRDefault="0066786F" w:rsidP="00EF36FD">
            <w:pPr>
              <w:spacing w:after="0" w:line="240" w:lineRule="auto"/>
              <w:jc w:val="center"/>
              <w:rPr>
                <w:rFonts w:ascii="Verdana" w:hAnsi="Verdana"/>
                <w:sz w:val="18"/>
                <w:szCs w:val="18"/>
              </w:rPr>
            </w:pPr>
            <w:r>
              <w:rPr>
                <w:rFonts w:ascii="Verdana" w:hAnsi="Verdana"/>
                <w:sz w:val="18"/>
                <w:szCs w:val="18"/>
              </w:rPr>
              <w:t>A Jones</w:t>
            </w:r>
          </w:p>
        </w:tc>
      </w:tr>
      <w:tr w:rsidR="00514B13" w:rsidRPr="003A694F" w14:paraId="05C582BF" w14:textId="77777777" w:rsidTr="0077288F">
        <w:trPr>
          <w:trHeight w:val="520"/>
        </w:trPr>
        <w:tc>
          <w:tcPr>
            <w:tcW w:w="1412" w:type="dxa"/>
            <w:vAlign w:val="center"/>
          </w:tcPr>
          <w:p w14:paraId="15FAA5E4" w14:textId="22DADFB4" w:rsidR="00514B13" w:rsidRDefault="00514B13"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BAEAE1" w14:textId="41C4D495" w:rsidR="00514B13" w:rsidRDefault="00514B13"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5CD1856A" w14:textId="4E82369A" w:rsidR="00514B13" w:rsidRDefault="00514B13" w:rsidP="00EF36FD">
            <w:pPr>
              <w:spacing w:after="0" w:line="240" w:lineRule="auto"/>
              <w:jc w:val="center"/>
              <w:rPr>
                <w:rFonts w:ascii="Verdana" w:hAnsi="Verdana"/>
                <w:sz w:val="18"/>
                <w:szCs w:val="18"/>
              </w:rPr>
            </w:pPr>
            <w:r>
              <w:rPr>
                <w:rFonts w:ascii="Verdana" w:hAnsi="Verdana"/>
                <w:sz w:val="18"/>
                <w:szCs w:val="18"/>
              </w:rPr>
              <w:t>Reviewed, some minor edits and comments</w:t>
            </w:r>
          </w:p>
        </w:tc>
        <w:tc>
          <w:tcPr>
            <w:tcW w:w="1701" w:type="dxa"/>
            <w:vAlign w:val="center"/>
          </w:tcPr>
          <w:p w14:paraId="6CF81EE1" w14:textId="42FD407B" w:rsidR="00514B13" w:rsidRDefault="00514B13" w:rsidP="00EF36FD">
            <w:pPr>
              <w:spacing w:after="0" w:line="240" w:lineRule="auto"/>
              <w:jc w:val="center"/>
              <w:rPr>
                <w:rFonts w:ascii="Verdana" w:hAnsi="Verdana"/>
                <w:sz w:val="18"/>
                <w:szCs w:val="18"/>
              </w:rPr>
            </w:pPr>
            <w:r>
              <w:rPr>
                <w:rFonts w:ascii="Verdana" w:hAnsi="Verdana"/>
                <w:sz w:val="18"/>
                <w:szCs w:val="18"/>
              </w:rPr>
              <w:t>G Brown</w:t>
            </w:r>
          </w:p>
        </w:tc>
      </w:tr>
      <w:tr w:rsidR="006B6151" w:rsidRPr="003A694F" w14:paraId="4E0CF012" w14:textId="77777777" w:rsidTr="006B6151">
        <w:trPr>
          <w:trHeight w:val="520"/>
        </w:trPr>
        <w:tc>
          <w:tcPr>
            <w:tcW w:w="1412" w:type="dxa"/>
            <w:vAlign w:val="center"/>
          </w:tcPr>
          <w:p w14:paraId="0D057A7B" w14:textId="6162AEE4" w:rsidR="006B6151" w:rsidRDefault="006B6151"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26386B2B" w14:textId="21DC3E31" w:rsidR="006B6151" w:rsidRDefault="006B6151"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D742A16" w14:textId="6749F271" w:rsidR="006B6151" w:rsidRDefault="00423297">
            <w:pPr>
              <w:spacing w:after="0" w:line="240" w:lineRule="auto"/>
              <w:jc w:val="center"/>
              <w:rPr>
                <w:rFonts w:ascii="Verdana" w:hAnsi="Verdana"/>
                <w:sz w:val="18"/>
                <w:szCs w:val="18"/>
              </w:rPr>
            </w:pPr>
            <w:r>
              <w:rPr>
                <w:rFonts w:ascii="Verdana" w:hAnsi="Verdana"/>
                <w:sz w:val="18"/>
                <w:szCs w:val="18"/>
              </w:rPr>
              <w:t>Reviewed; minor formatting</w:t>
            </w:r>
          </w:p>
        </w:tc>
        <w:tc>
          <w:tcPr>
            <w:tcW w:w="1701" w:type="dxa"/>
            <w:vAlign w:val="center"/>
          </w:tcPr>
          <w:p w14:paraId="4C7F632F" w14:textId="0BFFE248" w:rsidR="006B6151" w:rsidRDefault="006B6151" w:rsidP="00EF36FD">
            <w:pPr>
              <w:spacing w:after="0" w:line="240" w:lineRule="auto"/>
              <w:jc w:val="center"/>
              <w:rPr>
                <w:rFonts w:ascii="Verdana" w:hAnsi="Verdana"/>
                <w:sz w:val="18"/>
                <w:szCs w:val="18"/>
              </w:rPr>
            </w:pPr>
            <w:r>
              <w:rPr>
                <w:rFonts w:ascii="Verdana" w:hAnsi="Verdana"/>
                <w:sz w:val="18"/>
                <w:szCs w:val="18"/>
              </w:rPr>
              <w:t>L Subramanian</w:t>
            </w:r>
          </w:p>
        </w:tc>
      </w:tr>
      <w:tr w:rsidR="00F8489D" w:rsidRPr="003A694F" w14:paraId="309D7A69" w14:textId="77777777" w:rsidTr="006B6151">
        <w:trPr>
          <w:trHeight w:val="520"/>
        </w:trPr>
        <w:tc>
          <w:tcPr>
            <w:tcW w:w="1412" w:type="dxa"/>
            <w:vAlign w:val="center"/>
          </w:tcPr>
          <w:p w14:paraId="49D662C0" w14:textId="246DD93A"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097304C" w14:textId="39394146"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0324B791" w14:textId="587AE73A" w:rsidR="00F8489D" w:rsidRDefault="00F8489D">
            <w:pPr>
              <w:spacing w:after="0" w:line="240" w:lineRule="auto"/>
              <w:jc w:val="center"/>
              <w:rPr>
                <w:rFonts w:ascii="Verdana" w:hAnsi="Verdana"/>
                <w:sz w:val="18"/>
                <w:szCs w:val="18"/>
              </w:rPr>
            </w:pPr>
            <w:r>
              <w:rPr>
                <w:rFonts w:ascii="Verdana" w:hAnsi="Verdana"/>
                <w:sz w:val="18"/>
                <w:szCs w:val="18"/>
              </w:rPr>
              <w:t>Address the CES Comments</w:t>
            </w:r>
          </w:p>
        </w:tc>
        <w:tc>
          <w:tcPr>
            <w:tcW w:w="1701" w:type="dxa"/>
            <w:vAlign w:val="center"/>
          </w:tcPr>
          <w:p w14:paraId="32A2F4FE" w14:textId="4BCF5B24" w:rsidR="00F8489D" w:rsidRDefault="00F8489D" w:rsidP="00EF36FD">
            <w:pPr>
              <w:spacing w:after="0" w:line="240" w:lineRule="auto"/>
              <w:jc w:val="center"/>
              <w:rPr>
                <w:rFonts w:ascii="Verdana" w:hAnsi="Verdana"/>
                <w:sz w:val="18"/>
                <w:szCs w:val="18"/>
              </w:rPr>
            </w:pPr>
            <w:r>
              <w:rPr>
                <w:rFonts w:ascii="Verdana" w:hAnsi="Verdana"/>
                <w:sz w:val="18"/>
                <w:szCs w:val="18"/>
              </w:rPr>
              <w:t>Ly Viet Truong</w:t>
            </w:r>
          </w:p>
        </w:tc>
      </w:tr>
      <w:tr w:rsidR="00F8489D" w:rsidRPr="003A694F" w14:paraId="2322B910" w14:textId="77777777" w:rsidTr="006B6151">
        <w:trPr>
          <w:trHeight w:val="520"/>
        </w:trPr>
        <w:tc>
          <w:tcPr>
            <w:tcW w:w="1412" w:type="dxa"/>
            <w:vAlign w:val="center"/>
          </w:tcPr>
          <w:p w14:paraId="15130FE9" w14:textId="06224D18"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175622CE" w14:textId="716008B9"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E820569" w14:textId="329F2E7A" w:rsidR="00F8489D" w:rsidRDefault="00F8489D">
            <w:pPr>
              <w:spacing w:after="0" w:line="240" w:lineRule="auto"/>
              <w:jc w:val="center"/>
              <w:rPr>
                <w:rFonts w:ascii="Verdana" w:hAnsi="Verdana"/>
                <w:sz w:val="18"/>
                <w:szCs w:val="18"/>
              </w:rPr>
            </w:pPr>
            <w:r>
              <w:rPr>
                <w:rFonts w:ascii="Verdana" w:hAnsi="Verdana"/>
                <w:sz w:val="18"/>
                <w:szCs w:val="18"/>
              </w:rPr>
              <w:t>Document ready for Approval Recommendation</w:t>
            </w:r>
          </w:p>
        </w:tc>
        <w:tc>
          <w:tcPr>
            <w:tcW w:w="1701" w:type="dxa"/>
            <w:vAlign w:val="center"/>
          </w:tcPr>
          <w:p w14:paraId="3D167F69" w14:textId="3FC97B7F" w:rsidR="00F8489D" w:rsidRDefault="00F8489D" w:rsidP="00EF36FD">
            <w:pPr>
              <w:spacing w:after="0" w:line="240" w:lineRule="auto"/>
              <w:jc w:val="center"/>
              <w:rPr>
                <w:rFonts w:ascii="Verdana" w:hAnsi="Verdana"/>
                <w:sz w:val="18"/>
                <w:szCs w:val="18"/>
              </w:rPr>
            </w:pPr>
            <w:r>
              <w:rPr>
                <w:rFonts w:ascii="Verdana" w:hAnsi="Verdana"/>
                <w:sz w:val="18"/>
                <w:szCs w:val="18"/>
              </w:rPr>
              <w:t>L Subramanian</w:t>
            </w:r>
          </w:p>
        </w:tc>
      </w:tr>
      <w:tr w:rsidR="000832EE" w:rsidRPr="003A694F" w14:paraId="679AD4E1" w14:textId="77777777" w:rsidTr="006B6151">
        <w:trPr>
          <w:trHeight w:val="520"/>
        </w:trPr>
        <w:tc>
          <w:tcPr>
            <w:tcW w:w="1412" w:type="dxa"/>
            <w:vAlign w:val="center"/>
          </w:tcPr>
          <w:p w14:paraId="0C7A5329" w14:textId="18F4A327" w:rsidR="000832EE" w:rsidRDefault="000832EE"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D4F52E" w14:textId="64531968" w:rsidR="000832EE" w:rsidRDefault="000832EE"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43CEC2C6" w14:textId="158EB159" w:rsidR="000832EE" w:rsidRDefault="000832EE">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E12F055" w14:textId="71128393" w:rsidR="000832EE" w:rsidRDefault="000832EE" w:rsidP="00EF36FD">
            <w:pPr>
              <w:spacing w:after="0" w:line="240" w:lineRule="auto"/>
              <w:jc w:val="center"/>
              <w:rPr>
                <w:rFonts w:ascii="Verdana" w:hAnsi="Verdana"/>
                <w:sz w:val="18"/>
                <w:szCs w:val="18"/>
              </w:rPr>
            </w:pPr>
            <w:r>
              <w:rPr>
                <w:rFonts w:ascii="Verdana" w:hAnsi="Verdana"/>
                <w:sz w:val="18"/>
                <w:szCs w:val="18"/>
              </w:rPr>
              <w:t>Gavin Moore</w:t>
            </w:r>
          </w:p>
        </w:tc>
      </w:tr>
      <w:tr w:rsidR="0077288F" w:rsidRPr="003A694F" w14:paraId="0F2B55E3" w14:textId="77777777" w:rsidTr="006B6151">
        <w:trPr>
          <w:trHeight w:val="520"/>
        </w:trPr>
        <w:tc>
          <w:tcPr>
            <w:tcW w:w="1412" w:type="dxa"/>
            <w:vAlign w:val="center"/>
          </w:tcPr>
          <w:p w14:paraId="4D517C93" w14:textId="3EC64872" w:rsidR="0077288F" w:rsidRDefault="0077288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A24E466" w14:textId="57D60113" w:rsidR="0077288F" w:rsidRDefault="0077288F" w:rsidP="00EF36FD">
            <w:pPr>
              <w:spacing w:after="0" w:line="240" w:lineRule="auto"/>
              <w:jc w:val="center"/>
              <w:rPr>
                <w:rFonts w:ascii="Verdana" w:hAnsi="Verdana"/>
                <w:sz w:val="18"/>
                <w:szCs w:val="18"/>
              </w:rPr>
            </w:pPr>
            <w:r>
              <w:rPr>
                <w:rFonts w:ascii="Verdana" w:hAnsi="Verdana"/>
                <w:sz w:val="18"/>
                <w:szCs w:val="18"/>
              </w:rPr>
              <w:t>27-10-2021</w:t>
            </w:r>
          </w:p>
        </w:tc>
        <w:tc>
          <w:tcPr>
            <w:tcW w:w="4252" w:type="dxa"/>
            <w:vAlign w:val="center"/>
          </w:tcPr>
          <w:p w14:paraId="045B0476" w14:textId="7B303343" w:rsidR="0077288F" w:rsidRPr="00922223" w:rsidRDefault="0077288F" w:rsidP="0077288F">
            <w:pPr>
              <w:spacing w:after="0" w:line="240" w:lineRule="auto"/>
              <w:jc w:val="center"/>
              <w:rPr>
                <w:rFonts w:ascii="Verdana" w:hAnsi="Verdana"/>
                <w:sz w:val="18"/>
                <w:szCs w:val="18"/>
              </w:rPr>
            </w:pPr>
            <w:bookmarkStart w:id="2331" w:name="_GoBack"/>
            <w:r>
              <w:rPr>
                <w:rFonts w:ascii="Verdana" w:hAnsi="Verdana"/>
                <w:sz w:val="18"/>
                <w:szCs w:val="18"/>
              </w:rPr>
              <w:t>Approved LCE</w:t>
            </w:r>
            <w:bookmarkEnd w:id="2331"/>
          </w:p>
        </w:tc>
        <w:tc>
          <w:tcPr>
            <w:tcW w:w="1701" w:type="dxa"/>
            <w:vAlign w:val="center"/>
          </w:tcPr>
          <w:p w14:paraId="32C6C975" w14:textId="2D23AE19" w:rsidR="0077288F" w:rsidRDefault="0077288F" w:rsidP="00EF36FD">
            <w:pPr>
              <w:spacing w:after="0" w:line="240" w:lineRule="auto"/>
              <w:jc w:val="center"/>
              <w:rPr>
                <w:rFonts w:ascii="Verdana" w:hAnsi="Verdana"/>
                <w:sz w:val="18"/>
                <w:szCs w:val="18"/>
              </w:rPr>
            </w:pPr>
            <w:r>
              <w:rPr>
                <w:rFonts w:ascii="Verdana" w:hAnsi="Verdana"/>
                <w:sz w:val="18"/>
                <w:szCs w:val="18"/>
              </w:rPr>
              <w:t>L Subramanian</w:t>
            </w:r>
          </w:p>
        </w:tc>
      </w:tr>
    </w:tbl>
    <w:p w14:paraId="1A9AB8E6" w14:textId="54075534"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81"/>
      <w:pgSz w:w="11906" w:h="16838" w:code="9"/>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20" w:author="Aaron jones (BRT-UK)" w:date="2021-10-14T16:30:00Z" w:initials="AJ">
    <w:p w14:paraId="2F2D53B9" w14:textId="0C9339EB" w:rsidR="006B6151" w:rsidRDefault="006B6151">
      <w:pPr>
        <w:pStyle w:val="CommentText"/>
      </w:pPr>
      <w:r>
        <w:rPr>
          <w:rStyle w:val="CommentReference"/>
        </w:rPr>
        <w:annotationRef/>
      </w:r>
      <w:r>
        <w:t>Or flash location?</w:t>
      </w:r>
    </w:p>
  </w:comment>
  <w:comment w:id="2121" w:author="Ly Viet Truong (BRT-VN)" w:date="2021-10-26T14:49:00Z" w:initials="LVT(-V">
    <w:p w14:paraId="1D9628A3" w14:textId="15040CAE" w:rsidR="006A14CC" w:rsidRDefault="006A14CC">
      <w:pPr>
        <w:pStyle w:val="CommentText"/>
      </w:pPr>
      <w:r>
        <w:rPr>
          <w:rStyle w:val="CommentReference"/>
        </w:rPr>
        <w:annotationRef/>
      </w:r>
      <w:r>
        <w:t>added</w:t>
      </w:r>
    </w:p>
  </w:comment>
  <w:comment w:id="2174" w:author="Graham Brown" w:date="2021-10-14T18:03:00Z" w:initials="GB">
    <w:p w14:paraId="097A34BE" w14:textId="3023DE75" w:rsidR="006B6151" w:rsidRDefault="006B6151">
      <w:pPr>
        <w:pStyle w:val="CommentText"/>
      </w:pPr>
      <w:r>
        <w:rPr>
          <w:rStyle w:val="CommentReference"/>
        </w:rPr>
        <w:annotationRef/>
      </w:r>
      <w:r>
        <w:t>Note that this link may change in future with new BRT website but we can revise at that time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2D53B9" w15:done="0"/>
  <w15:commentEx w15:paraId="1D9628A3" w15:paraIdParent="2F2D53B9" w15:done="0"/>
  <w15:commentEx w15:paraId="097A34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D9AF" w16cex:dateUtc="2021-10-14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B5C633" w16cid:durableId="25227649"/>
  <w16cid:commentId w16cid:paraId="6A02A1A6" w16cid:durableId="2522764A"/>
  <w16cid:commentId w16cid:paraId="25600EF8" w16cid:durableId="2522764B"/>
  <w16cid:commentId w16cid:paraId="1A48990B" w16cid:durableId="2522764C"/>
  <w16cid:commentId w16cid:paraId="59928CD2" w16cid:durableId="2522764D"/>
  <w16cid:commentId w16cid:paraId="39A4A747" w16cid:durableId="2522764E"/>
  <w16cid:commentId w16cid:paraId="7C748C4E" w16cid:durableId="2522764F"/>
  <w16cid:commentId w16cid:paraId="61E37C79" w16cid:durableId="25227650"/>
  <w16cid:commentId w16cid:paraId="2F2D53B9" w16cid:durableId="2512D9AF"/>
  <w16cid:commentId w16cid:paraId="1D9628A3" w16cid:durableId="25227652"/>
  <w16cid:commentId w16cid:paraId="097A34BE" w16cid:durableId="2522765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C500E2" w14:textId="77777777" w:rsidR="006B6151" w:rsidRDefault="006B6151" w:rsidP="004F372C">
      <w:pPr>
        <w:spacing w:after="0" w:line="240" w:lineRule="auto"/>
      </w:pPr>
      <w:r>
        <w:separator/>
      </w:r>
    </w:p>
  </w:endnote>
  <w:endnote w:type="continuationSeparator" w:id="0">
    <w:p w14:paraId="6F9925E3" w14:textId="77777777" w:rsidR="006B6151" w:rsidRDefault="006B6151" w:rsidP="004F372C">
      <w:pPr>
        <w:spacing w:after="0" w:line="240" w:lineRule="auto"/>
      </w:pPr>
      <w:r>
        <w:continuationSeparator/>
      </w:r>
    </w:p>
  </w:endnote>
  <w:endnote w:type="continuationNotice" w:id="1">
    <w:p w14:paraId="3F39E01D" w14:textId="77777777" w:rsidR="006B6151" w:rsidRDefault="006B61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6B6151" w:rsidRPr="009F0160" w:rsidRDefault="00090EC5"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6B6151">
              <w:rPr>
                <w:b/>
                <w:i w:val="0"/>
              </w:rPr>
              <w:t xml:space="preserve">       </w:t>
            </w:r>
            <w:r w:rsidR="006B6151" w:rsidRPr="00B463B5">
              <w:rPr>
                <w:b/>
                <w:i w:val="0"/>
              </w:rPr>
              <w:t xml:space="preserve"> </w:t>
            </w:r>
            <w:r w:rsidR="006B6151">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74</w:t>
            </w:r>
            <w:r w:rsidR="006B6151" w:rsidRPr="00B463B5">
              <w:rPr>
                <w:b/>
                <w:bCs/>
                <w:i w:val="0"/>
                <w:sz w:val="24"/>
                <w:szCs w:val="24"/>
              </w:rPr>
              <w:fldChar w:fldCharType="end"/>
            </w:r>
          </w:sdtContent>
        </w:sdt>
      </w:sdtContent>
    </w:sdt>
  </w:p>
  <w:p w14:paraId="5D3ECC32" w14:textId="23F7721E" w:rsidR="006B6151" w:rsidRPr="00B463B5" w:rsidRDefault="006B6151"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6B6151" w:rsidRPr="00800255" w:rsidRDefault="006B6151" w:rsidP="00B463B5">
    <w:pPr>
      <w:pStyle w:val="Footer"/>
      <w:rPr>
        <w:b/>
      </w:rPr>
    </w:pPr>
  </w:p>
  <w:p w14:paraId="3D0F202D" w14:textId="77777777" w:rsidR="006B6151" w:rsidRPr="00C2759B" w:rsidRDefault="006B6151"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6B6151" w:rsidRPr="009F0160" w:rsidRDefault="00090EC5"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6B6151" w:rsidRPr="00B463B5">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2</w:t>
        </w:r>
        <w:r w:rsidR="006B6151" w:rsidRPr="00B463B5">
          <w:rPr>
            <w:b/>
            <w:bCs/>
            <w:i w:val="0"/>
            <w:sz w:val="24"/>
            <w:szCs w:val="24"/>
          </w:rPr>
          <w:fldChar w:fldCharType="end"/>
        </w:r>
        <w:r w:rsidR="006B6151" w:rsidRPr="00B463B5">
          <w:rPr>
            <w:b/>
            <w:i w:val="0"/>
          </w:rPr>
          <w:t xml:space="preserve"> </w:t>
        </w:r>
      </w:sdtContent>
    </w:sdt>
  </w:p>
  <w:p w14:paraId="48D07EB5" w14:textId="77777777" w:rsidR="006B6151" w:rsidRPr="00B463B5" w:rsidRDefault="00090EC5" w:rsidP="00D63BAA">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0199B8EE" w14:textId="77777777" w:rsidR="006B6151" w:rsidRDefault="006B61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C55C7E" w14:textId="77777777" w:rsidR="006B6151" w:rsidRDefault="006B6151" w:rsidP="004F372C">
      <w:pPr>
        <w:spacing w:after="0" w:line="240" w:lineRule="auto"/>
      </w:pPr>
      <w:r>
        <w:separator/>
      </w:r>
    </w:p>
  </w:footnote>
  <w:footnote w:type="continuationSeparator" w:id="0">
    <w:p w14:paraId="049E5D84" w14:textId="77777777" w:rsidR="006B6151" w:rsidRDefault="006B6151" w:rsidP="004F372C">
      <w:pPr>
        <w:spacing w:after="0" w:line="240" w:lineRule="auto"/>
      </w:pPr>
      <w:r>
        <w:continuationSeparator/>
      </w:r>
    </w:p>
  </w:footnote>
  <w:footnote w:type="continuationNotice" w:id="1">
    <w:p w14:paraId="337740CD" w14:textId="77777777" w:rsidR="006B6151" w:rsidRDefault="006B615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40048" w14:textId="36853B1B" w:rsidR="006B6151" w:rsidRDefault="006B6151" w:rsidP="00B16C0C">
    <w:pPr>
      <w:pStyle w:val="Header"/>
      <w:pBdr>
        <w:bottom w:val="single" w:sz="8" w:space="1" w:color="548DD4" w:themeColor="text2" w:themeTint="99"/>
      </w:pBdr>
      <w:tabs>
        <w:tab w:val="clear" w:pos="9026"/>
        <w:tab w:val="right" w:pos="8647"/>
      </w:tabs>
      <w:rPr>
        <w:b/>
        <w:sz w:val="20"/>
        <w:szCs w:val="20"/>
      </w:rPr>
    </w:pPr>
  </w:p>
  <w:p w14:paraId="32E417F2" w14:textId="30393C99" w:rsidR="006B6151" w:rsidRDefault="006B6151" w:rsidP="00B16C0C">
    <w:pPr>
      <w:pStyle w:val="Header"/>
      <w:pBdr>
        <w:bottom w:val="single" w:sz="8" w:space="1" w:color="548DD4" w:themeColor="text2" w:themeTint="99"/>
      </w:pBdr>
      <w:tabs>
        <w:tab w:val="clear" w:pos="9026"/>
        <w:tab w:val="right" w:pos="8647"/>
      </w:tabs>
      <w:rPr>
        <w:b/>
        <w:sz w:val="20"/>
        <w:szCs w:val="20"/>
      </w:rPr>
    </w:pPr>
    <w:r>
      <w:rPr>
        <w:noProof/>
        <w:lang w:eastAsia="en-SG"/>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1D5A0321"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ins w:id="0" w:author="L. Subramanian (BRT - SG)" w:date="2021-10-27T10:34:00Z">
      <w:r w:rsidR="0077288F">
        <w:rPr>
          <w:rFonts w:ascii="Verdana" w:hAnsi="Verdana"/>
          <w:b/>
          <w:sz w:val="18"/>
          <w:szCs w:val="18"/>
        </w:rPr>
        <w:t>BRT_</w:t>
      </w:r>
      <w:r w:rsidR="0077288F">
        <w:rPr>
          <w:rFonts w:ascii="Verdana" w:hAnsi="Verdana"/>
          <w:b/>
          <w:sz w:val="18"/>
          <w:szCs w:val="18"/>
          <w:lang w:eastAsia="zh-TW"/>
        </w:rPr>
        <w:t>AN</w:t>
      </w:r>
      <w:r w:rsidR="0077288F">
        <w:rPr>
          <w:rFonts w:ascii="Verdana" w:hAnsi="Verdana"/>
          <w:b/>
          <w:sz w:val="18"/>
          <w:szCs w:val="18"/>
        </w:rPr>
        <w:t>_037</w:t>
      </w:r>
    </w:ins>
    <w:del w:id="1" w:author="L. Subramanian (BRT - SG)" w:date="2021-10-27T10:34:00Z">
      <w:r w:rsidDel="0077288F">
        <w:rPr>
          <w:rFonts w:ascii="Verdana" w:hAnsi="Verdana"/>
          <w:b/>
          <w:sz w:val="18"/>
          <w:szCs w:val="18"/>
        </w:rPr>
        <w:delText>BRT_</w:delText>
      </w:r>
      <w:r w:rsidDel="0077288F">
        <w:rPr>
          <w:rFonts w:ascii="Verdana" w:hAnsi="Verdana"/>
          <w:b/>
          <w:sz w:val="18"/>
          <w:szCs w:val="18"/>
          <w:lang w:eastAsia="zh-TW"/>
        </w:rPr>
        <w:delText>AN</w:delText>
      </w:r>
      <w:r w:rsidDel="0077288F">
        <w:rPr>
          <w:rFonts w:ascii="Verdana" w:hAnsi="Verdana"/>
          <w:b/>
          <w:sz w:val="18"/>
          <w:szCs w:val="18"/>
        </w:rPr>
        <w:delText>_037</w:delText>
      </w:r>
    </w:del>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77288F">
      <w:rPr>
        <w:rFonts w:ascii="Verdana" w:hAnsi="Verdana"/>
        <w:b/>
        <w:sz w:val="18"/>
        <w:szCs w:val="18"/>
      </w:rPr>
      <w:t>EVE Screen Editor 4.2 User Guide</w:t>
    </w:r>
    <w:r w:rsidRPr="00B16C0C">
      <w:rPr>
        <w:rFonts w:ascii="Verdana" w:hAnsi="Verdana"/>
        <w:b/>
        <w:sz w:val="18"/>
        <w:szCs w:val="18"/>
      </w:rPr>
      <w:fldChar w:fldCharType="end"/>
    </w:r>
  </w:p>
  <w:p w14:paraId="56049C53" w14:textId="3A691607"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77288F">
      <w:rPr>
        <w:rFonts w:ascii="Verdana" w:hAnsi="Verdana"/>
        <w:b/>
        <w:sz w:val="18"/>
        <w:szCs w:val="18"/>
      </w:rPr>
      <w:t>1.2</w:t>
    </w:r>
    <w:r w:rsidRPr="00B16C0C">
      <w:rPr>
        <w:rFonts w:ascii="Verdana" w:hAnsi="Verdana"/>
        <w:b/>
        <w:sz w:val="18"/>
        <w:szCs w:val="18"/>
      </w:rPr>
      <w:fldChar w:fldCharType="end"/>
    </w:r>
  </w:p>
  <w:p w14:paraId="6FA9863A" w14:textId="77777777"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1D033F0D"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ins w:id="2" w:author="L. Subramanian (BRT - SG)" w:date="2021-10-27T10:34:00Z">
      <w:r w:rsidR="0077288F" w:rsidRPr="0077288F">
        <w:rPr>
          <w:rFonts w:ascii="Verdana" w:hAnsi="Verdana"/>
          <w:b/>
          <w:bCs/>
          <w:sz w:val="14"/>
          <w:szCs w:val="14"/>
          <w:lang w:val="en-US" w:eastAsia="en-GB"/>
          <w:rPrChange w:id="3" w:author="L. Subramanian (BRT - SG)" w:date="2021-10-27T10:34:00Z">
            <w:rPr>
              <w:rFonts w:ascii="Verdana" w:hAnsi="Verdana"/>
              <w:b/>
              <w:sz w:val="14"/>
              <w:szCs w:val="14"/>
            </w:rPr>
          </w:rPrChange>
        </w:rPr>
        <w:t>BRT_000231</w:t>
      </w:r>
    </w:ins>
    <w:del w:id="4" w:author="L. Subramanian (BRT - SG)" w:date="2021-10-27T10:34:00Z">
      <w:r w:rsidRPr="00CE616B" w:rsidDel="0077288F">
        <w:rPr>
          <w:rFonts w:ascii="Verdana" w:hAnsi="Verdana"/>
          <w:b/>
          <w:bCs/>
          <w:sz w:val="14"/>
          <w:szCs w:val="14"/>
          <w:lang w:val="en-US" w:eastAsia="en-GB"/>
        </w:rPr>
        <w:delText>BRT_000231</w:delText>
      </w:r>
    </w:del>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77288F">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6B6151" w:rsidRPr="00BA7E56" w:rsidRDefault="006B6151" w:rsidP="00BA7E56">
    <w:pPr>
      <w:pStyle w:val="Header"/>
      <w:jc w:val="both"/>
      <w:rPr>
        <w:rFonts w:ascii="Verdana" w:hAnsi="Verdana"/>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7"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27"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48A2ED4"/>
    <w:multiLevelType w:val="hybridMultilevel"/>
    <w:tmpl w:val="B4ACB59C"/>
    <w:lvl w:ilvl="0" w:tplc="92C2C7DC">
      <w:start w:val="1"/>
      <w:numFmt w:val="upperRoman"/>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9"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
  </w:num>
  <w:num w:numId="4">
    <w:abstractNumId w:val="29"/>
  </w:num>
  <w:num w:numId="5">
    <w:abstractNumId w:val="7"/>
  </w:num>
  <w:num w:numId="6">
    <w:abstractNumId w:val="28"/>
  </w:num>
  <w:num w:numId="7">
    <w:abstractNumId w:val="10"/>
  </w:num>
  <w:num w:numId="8">
    <w:abstractNumId w:val="12"/>
  </w:num>
  <w:num w:numId="9">
    <w:abstractNumId w:val="17"/>
  </w:num>
  <w:num w:numId="10">
    <w:abstractNumId w:val="22"/>
    <w:lvlOverride w:ilvl="0">
      <w:startOverride w:val="1"/>
    </w:lvlOverride>
  </w:num>
  <w:num w:numId="11">
    <w:abstractNumId w:val="22"/>
    <w:lvlOverride w:ilvl="0">
      <w:startOverride w:val="1"/>
    </w:lvlOverride>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18"/>
  </w:num>
  <w:num w:numId="23">
    <w:abstractNumId w:val="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4"/>
  </w:num>
  <w:num w:numId="27">
    <w:abstractNumId w:val="25"/>
  </w:num>
  <w:num w:numId="28">
    <w:abstractNumId w:val="22"/>
  </w:num>
  <w:num w:numId="29">
    <w:abstractNumId w:val="24"/>
  </w:num>
  <w:num w:numId="30">
    <w:abstractNumId w:val="22"/>
  </w:num>
  <w:num w:numId="31">
    <w:abstractNumId w:val="15"/>
  </w:num>
  <w:num w:numId="32">
    <w:abstractNumId w:val="23"/>
  </w:num>
  <w:num w:numId="33">
    <w:abstractNumId w:val="19"/>
  </w:num>
  <w:num w:numId="34">
    <w:abstractNumId w:val="27"/>
  </w:num>
  <w:num w:numId="35">
    <w:abstractNumId w:val="20"/>
  </w:num>
  <w:num w:numId="36">
    <w:abstractNumId w:val="3"/>
  </w:num>
  <w:num w:numId="37">
    <w:abstractNumId w:val="9"/>
  </w:num>
  <w:num w:numId="38">
    <w:abstractNumId w:val="0"/>
  </w:num>
  <w:num w:numId="39">
    <w:abstractNumId w:val="4"/>
  </w:num>
  <w:num w:numId="40">
    <w:abstractNumId w:val="6"/>
  </w:num>
  <w:num w:numId="41">
    <w:abstractNumId w:val="13"/>
  </w:num>
  <w:num w:numId="42">
    <w:abstractNumId w:val="16"/>
  </w:num>
  <w:num w:numId="43">
    <w:abstractNumId w:val="11"/>
  </w:num>
  <w:num w:numId="44">
    <w:abstractNumId w:val="30"/>
  </w:num>
  <w:num w:numId="45">
    <w:abstractNumId w:val="26"/>
  </w:num>
  <w:num w:numId="46">
    <w:abstractNumId w:val="28"/>
  </w:num>
  <w:num w:numId="47">
    <w:abstractNumId w:val="28"/>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 Subramanian (BRT - SG)">
    <w15:presenceInfo w15:providerId="AD" w15:userId="S-1-5-21-2455826178-2472381715-2842911569-1373"/>
  </w15:person>
  <w15:person w15:author="Aaron jones (BRT-UK)">
    <w15:presenceInfo w15:providerId="AD" w15:userId="S::aaron.jones@brtchip.com::5cb8f656-e7e3-470d-bdb0-24b76dbe9044"/>
  </w15:person>
  <w15:person w15:author="Ly Viet Truong (BRT-VN)">
    <w15:presenceInfo w15:providerId="AD" w15:userId="S-1-5-21-2455826178-2472381715-2842911569-1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revisionView w:markup="0"/>
  <w:trackRevisions/>
  <w:defaultTabStop w:val="397"/>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41EB"/>
    <w:rsid w:val="0002430B"/>
    <w:rsid w:val="0002447A"/>
    <w:rsid w:val="000246D0"/>
    <w:rsid w:val="000247E9"/>
    <w:rsid w:val="000252F7"/>
    <w:rsid w:val="00025878"/>
    <w:rsid w:val="0002604F"/>
    <w:rsid w:val="00026611"/>
    <w:rsid w:val="00026A77"/>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2EE"/>
    <w:rsid w:val="000833C9"/>
    <w:rsid w:val="00083C9F"/>
    <w:rsid w:val="000846E6"/>
    <w:rsid w:val="000846FA"/>
    <w:rsid w:val="00084E74"/>
    <w:rsid w:val="00084E92"/>
    <w:rsid w:val="00085210"/>
    <w:rsid w:val="00085D2F"/>
    <w:rsid w:val="000879CC"/>
    <w:rsid w:val="00087B70"/>
    <w:rsid w:val="000907E1"/>
    <w:rsid w:val="000913A7"/>
    <w:rsid w:val="00091F3E"/>
    <w:rsid w:val="00092288"/>
    <w:rsid w:val="000927ED"/>
    <w:rsid w:val="00092895"/>
    <w:rsid w:val="00092D53"/>
    <w:rsid w:val="0009329A"/>
    <w:rsid w:val="00093DBB"/>
    <w:rsid w:val="00094213"/>
    <w:rsid w:val="00094288"/>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8B6"/>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5CD"/>
    <w:rsid w:val="001C79A8"/>
    <w:rsid w:val="001C7A21"/>
    <w:rsid w:val="001C7E12"/>
    <w:rsid w:val="001C7E90"/>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297"/>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13"/>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6347"/>
    <w:rsid w:val="005566DA"/>
    <w:rsid w:val="005576CF"/>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FF5"/>
    <w:rsid w:val="005A21BA"/>
    <w:rsid w:val="005A23A7"/>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6786F"/>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4CC"/>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D8C"/>
    <w:rsid w:val="006B1ECF"/>
    <w:rsid w:val="006B1EEA"/>
    <w:rsid w:val="006B1F58"/>
    <w:rsid w:val="006B280F"/>
    <w:rsid w:val="006B28B9"/>
    <w:rsid w:val="006B3266"/>
    <w:rsid w:val="006B39B0"/>
    <w:rsid w:val="006B422E"/>
    <w:rsid w:val="006B43A9"/>
    <w:rsid w:val="006B494F"/>
    <w:rsid w:val="006B4A34"/>
    <w:rsid w:val="006B4D50"/>
    <w:rsid w:val="006B5D52"/>
    <w:rsid w:val="006B6151"/>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13"/>
    <w:rsid w:val="006D4F4B"/>
    <w:rsid w:val="006D5061"/>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55BA"/>
    <w:rsid w:val="0071600F"/>
    <w:rsid w:val="00716331"/>
    <w:rsid w:val="007164C7"/>
    <w:rsid w:val="007167E4"/>
    <w:rsid w:val="007169F7"/>
    <w:rsid w:val="00716EBC"/>
    <w:rsid w:val="00717032"/>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709"/>
    <w:rsid w:val="00736A96"/>
    <w:rsid w:val="00736EC0"/>
    <w:rsid w:val="00737072"/>
    <w:rsid w:val="0073711D"/>
    <w:rsid w:val="00737189"/>
    <w:rsid w:val="007373FD"/>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288F"/>
    <w:rsid w:val="007738B6"/>
    <w:rsid w:val="007739A2"/>
    <w:rsid w:val="00773B5F"/>
    <w:rsid w:val="00773BCC"/>
    <w:rsid w:val="00773C61"/>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C97"/>
    <w:rsid w:val="007A1E44"/>
    <w:rsid w:val="007A2182"/>
    <w:rsid w:val="007A2332"/>
    <w:rsid w:val="007A2594"/>
    <w:rsid w:val="007A3178"/>
    <w:rsid w:val="007A3D2E"/>
    <w:rsid w:val="007A42D8"/>
    <w:rsid w:val="007A47F6"/>
    <w:rsid w:val="007A52E5"/>
    <w:rsid w:val="007A62AB"/>
    <w:rsid w:val="007A642F"/>
    <w:rsid w:val="007A6F06"/>
    <w:rsid w:val="007A6FA2"/>
    <w:rsid w:val="007A717D"/>
    <w:rsid w:val="007A7327"/>
    <w:rsid w:val="007A7594"/>
    <w:rsid w:val="007A7698"/>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8EA"/>
    <w:rsid w:val="00837ADC"/>
    <w:rsid w:val="008403DB"/>
    <w:rsid w:val="00840479"/>
    <w:rsid w:val="00840619"/>
    <w:rsid w:val="0084078D"/>
    <w:rsid w:val="00840B88"/>
    <w:rsid w:val="0084127E"/>
    <w:rsid w:val="00841317"/>
    <w:rsid w:val="00841746"/>
    <w:rsid w:val="00841E94"/>
    <w:rsid w:val="008420DC"/>
    <w:rsid w:val="00843126"/>
    <w:rsid w:val="00843130"/>
    <w:rsid w:val="0084332B"/>
    <w:rsid w:val="00843D73"/>
    <w:rsid w:val="0084418F"/>
    <w:rsid w:val="00844299"/>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0B9"/>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878"/>
    <w:rsid w:val="00862B5D"/>
    <w:rsid w:val="0086368C"/>
    <w:rsid w:val="00863F84"/>
    <w:rsid w:val="008642CA"/>
    <w:rsid w:val="00864D89"/>
    <w:rsid w:val="00865B6E"/>
    <w:rsid w:val="00866436"/>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415C"/>
    <w:rsid w:val="0091438A"/>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1C1A"/>
    <w:rsid w:val="00921D67"/>
    <w:rsid w:val="009220A8"/>
    <w:rsid w:val="0092222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228"/>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5792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0B"/>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B0411"/>
    <w:rsid w:val="00BB0825"/>
    <w:rsid w:val="00BB1067"/>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61C"/>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3C48"/>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B6B"/>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7439"/>
    <w:rsid w:val="00CC7A7B"/>
    <w:rsid w:val="00CC7C39"/>
    <w:rsid w:val="00CC7E43"/>
    <w:rsid w:val="00CC7ED5"/>
    <w:rsid w:val="00CD04B6"/>
    <w:rsid w:val="00CD13CE"/>
    <w:rsid w:val="00CD1972"/>
    <w:rsid w:val="00CD21F6"/>
    <w:rsid w:val="00CD24A8"/>
    <w:rsid w:val="00CD27F9"/>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222"/>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0EB"/>
    <w:rsid w:val="00DE03F2"/>
    <w:rsid w:val="00DE05E6"/>
    <w:rsid w:val="00DE0B98"/>
    <w:rsid w:val="00DE100A"/>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A40"/>
    <w:rsid w:val="00DF6677"/>
    <w:rsid w:val="00DF67FC"/>
    <w:rsid w:val="00DF72E0"/>
    <w:rsid w:val="00E0007F"/>
    <w:rsid w:val="00E0027C"/>
    <w:rsid w:val="00E01976"/>
    <w:rsid w:val="00E01A5B"/>
    <w:rsid w:val="00E01DA5"/>
    <w:rsid w:val="00E01ED8"/>
    <w:rsid w:val="00E0254B"/>
    <w:rsid w:val="00E02E00"/>
    <w:rsid w:val="00E03774"/>
    <w:rsid w:val="00E03C1C"/>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5B8"/>
    <w:rsid w:val="00E3361F"/>
    <w:rsid w:val="00E33DFA"/>
    <w:rsid w:val="00E3519E"/>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2F6D"/>
    <w:rsid w:val="00E73818"/>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2A3"/>
    <w:rsid w:val="00E94835"/>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71"/>
    <w:rsid w:val="00F646BC"/>
    <w:rsid w:val="00F64DA9"/>
    <w:rsid w:val="00F64FD6"/>
    <w:rsid w:val="00F64FE2"/>
    <w:rsid w:val="00F65E31"/>
    <w:rsid w:val="00F66616"/>
    <w:rsid w:val="00F66726"/>
    <w:rsid w:val="00F674A1"/>
    <w:rsid w:val="00F67EAB"/>
    <w:rsid w:val="00F702F7"/>
    <w:rsid w:val="00F71137"/>
    <w:rsid w:val="00F732B4"/>
    <w:rsid w:val="00F73365"/>
    <w:rsid w:val="00F733F5"/>
    <w:rsid w:val="00F73586"/>
    <w:rsid w:val="00F74392"/>
    <w:rsid w:val="00F74590"/>
    <w:rsid w:val="00F745EE"/>
    <w:rsid w:val="00F749DA"/>
    <w:rsid w:val="00F756BD"/>
    <w:rsid w:val="00F75CFD"/>
    <w:rsid w:val="00F761E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89D"/>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07870E53-A0AD-4ED1-AF8C-DF07368D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customStyle="1" w:styleId="UnresolvedMention1">
    <w:name w:val="Unresolved Mention1"/>
    <w:basedOn w:val="DefaultParagraphFont"/>
    <w:uiPriority w:val="99"/>
    <w:semiHidden/>
    <w:unhideWhenUsed/>
    <w:rsid w:val="007F5D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hyperlink" Target="mailto:docufeedback@brtchip.com?subject=BRT_AN_029%20Version%201.0" TargetMode="External"/><Relationship Id="rId42" Type="http://schemas.openxmlformats.org/officeDocument/2006/relationships/image" Target="media/image15.png"/><Relationship Id="rId63" Type="http://schemas.openxmlformats.org/officeDocument/2006/relationships/image" Target="media/image29.png"/><Relationship Id="rId84" Type="http://schemas.openxmlformats.org/officeDocument/2006/relationships/image" Target="media/image48.png"/><Relationship Id="rId138" Type="http://schemas.openxmlformats.org/officeDocument/2006/relationships/image" Target="media/image95.png"/><Relationship Id="rId159" Type="http://schemas.openxmlformats.org/officeDocument/2006/relationships/hyperlink" Target="http://brtchip.com/wp-content/uploads/Support/Documentation/Datasheets/ICs/EVE/DS_FT81x.pdf" TargetMode="External"/><Relationship Id="rId170" Type="http://schemas.openxmlformats.org/officeDocument/2006/relationships/hyperlink" Target="file:///C:\Users\l.subramanian\Documents\SharePoint%20Drafts\BRT_AN_037_EVE%20Screen%20Editor%204.2%20User%20Guide.docx" TargetMode="External"/><Relationship Id="rId107" Type="http://schemas.openxmlformats.org/officeDocument/2006/relationships/image" Target="media/image66.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file:///D:\h&amp;m_project\project\Manual\ram_dl_selected.png" TargetMode="External"/><Relationship Id="rId74" Type="http://schemas.openxmlformats.org/officeDocument/2006/relationships/image" Target="media/image39.png"/><Relationship Id="rId128" Type="http://schemas.openxmlformats.org/officeDocument/2006/relationships/image" Target="media/image85.png"/><Relationship Id="rId149" Type="http://schemas.openxmlformats.org/officeDocument/2006/relationships/hyperlink" Target="mailto:support.apac@brtchip.com" TargetMode="External"/><Relationship Id="rId5" Type="http://schemas.openxmlformats.org/officeDocument/2006/relationships/customXml" Target="../customXml/item5.xml"/><Relationship Id="rId95" Type="http://schemas.openxmlformats.org/officeDocument/2006/relationships/image" Target="file:///D:\h&amp;m_project\project\Manual\embim19.png" TargetMode="External"/><Relationship Id="rId160" Type="http://schemas.openxmlformats.org/officeDocument/2006/relationships/hyperlink" Target="http://brtchip.com/wp-content/uploads/Support/Documentation/Programming_Guides/ICs/EVE/FT800_Series_Programmer_Guide.pdf" TargetMode="External"/><Relationship Id="rId181" Type="http://schemas.openxmlformats.org/officeDocument/2006/relationships/footer" Target="footer2.xml"/><Relationship Id="rId22" Type="http://schemas.openxmlformats.org/officeDocument/2006/relationships/hyperlink" Target="http://brtchip.com/contact-us/" TargetMode="External"/><Relationship Id="rId43" Type="http://schemas.openxmlformats.org/officeDocument/2006/relationships/image" Target="media/image16.png"/><Relationship Id="rId64" Type="http://schemas.openxmlformats.org/officeDocument/2006/relationships/image" Target="media/image30.png"/><Relationship Id="rId118" Type="http://schemas.openxmlformats.org/officeDocument/2006/relationships/image" Target="media/image75.png"/><Relationship Id="rId139" Type="http://schemas.openxmlformats.org/officeDocument/2006/relationships/image" Target="media/image96.png"/><Relationship Id="rId85" Type="http://schemas.openxmlformats.org/officeDocument/2006/relationships/image" Target="media/image49.png"/><Relationship Id="rId150" Type="http://schemas.openxmlformats.org/officeDocument/2006/relationships/hyperlink" Target="mailto:support.apac@brtchip.com" TargetMode="External"/><Relationship Id="rId171" Type="http://schemas.openxmlformats.org/officeDocument/2006/relationships/hyperlink" Target="file:///C:\Users\l.subramanian\Documents\SharePoint%20Drafts\BRT_AN_037_EVE%20Screen%20Editor%204.2%20User%20Guide.docx" TargetMode="External"/><Relationship Id="rId12" Type="http://schemas.openxmlformats.org/officeDocument/2006/relationships/image" Target="media/image2.png"/><Relationship Id="rId33" Type="http://schemas.openxmlformats.org/officeDocument/2006/relationships/image" Target="media/image6.png"/><Relationship Id="rId108" Type="http://schemas.openxmlformats.org/officeDocument/2006/relationships/hyperlink" Target="https://brtchip.com/eve-toolchains/" TargetMode="External"/><Relationship Id="rId129" Type="http://schemas.openxmlformats.org/officeDocument/2006/relationships/image" Target="media/image86.png"/><Relationship Id="rId54" Type="http://schemas.openxmlformats.org/officeDocument/2006/relationships/image" Target="media/image23.png"/><Relationship Id="rId75" Type="http://schemas.openxmlformats.org/officeDocument/2006/relationships/image" Target="media/image40.png"/><Relationship Id="rId96" Type="http://schemas.openxmlformats.org/officeDocument/2006/relationships/image" Target="media/image56.png"/><Relationship Id="rId140" Type="http://schemas.openxmlformats.org/officeDocument/2006/relationships/image" Target="media/image97.png"/><Relationship Id="rId161" Type="http://schemas.openxmlformats.org/officeDocument/2006/relationships/hyperlink" Target="http://brtchip.com/wp-content/uploads/Support/Documentation/Datasheets/ICs/EVE/DS_FT800_Embedded_Video_Engine.pdf" TargetMode="External"/><Relationship Id="rId182" Type="http://schemas.openxmlformats.org/officeDocument/2006/relationships/fontTable" Target="fontTable.xml"/><Relationship Id="rId6" Type="http://schemas.openxmlformats.org/officeDocument/2006/relationships/numbering" Target="numbering.xml"/><Relationship Id="rId23" Type="http://schemas.openxmlformats.org/officeDocument/2006/relationships/hyperlink" Target="http://doc.qt.io/qt-5/licensing.html" TargetMode="External"/><Relationship Id="rId119" Type="http://schemas.openxmlformats.org/officeDocument/2006/relationships/image" Target="media/image76.png"/><Relationship Id="rId44" Type="http://schemas.openxmlformats.org/officeDocument/2006/relationships/image" Target="media/image17.png"/><Relationship Id="rId65" Type="http://schemas.openxmlformats.org/officeDocument/2006/relationships/image" Target="media/image31.png"/><Relationship Id="rId86" Type="http://schemas.openxmlformats.org/officeDocument/2006/relationships/image" Target="media/image50.png"/><Relationship Id="rId130" Type="http://schemas.openxmlformats.org/officeDocument/2006/relationships/image" Target="media/image87.png"/><Relationship Id="rId151" Type="http://schemas.openxmlformats.org/officeDocument/2006/relationships/hyperlink" Target="mailto:sales.emea@brtichip.com" TargetMode="External"/><Relationship Id="rId172" Type="http://schemas.openxmlformats.org/officeDocument/2006/relationships/hyperlink" Target="file:///C:\Users\l.subramanian\Documents\SharePoint%20Drafts\BRT_AN_037_EVE%20Screen%20Editor%204.2%20User%20Guide.docx" TargetMode="Externa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2.png"/><Relationship Id="rId109" Type="http://schemas.openxmlformats.org/officeDocument/2006/relationships/image" Target="media/image67.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image" Target="media/image41.png"/><Relationship Id="rId97" Type="http://schemas.openxmlformats.org/officeDocument/2006/relationships/image" Target="media/image57.png"/><Relationship Id="rId104" Type="http://schemas.openxmlformats.org/officeDocument/2006/relationships/image" Target="media/image63.png"/><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image" Target="media/image98.png"/><Relationship Id="rId146" Type="http://schemas.openxmlformats.org/officeDocument/2006/relationships/image" Target="media/image103.png"/><Relationship Id="rId167" Type="http://schemas.openxmlformats.org/officeDocument/2006/relationships/hyperlink" Target="file:///C:\Users\l.subramanian\Documents\SharePoint%20Drafts\BRT_AN_037_EVE%20Screen%20Editor%204.2%20User%20Guide.docx" TargetMode="External"/><Relationship Id="rId7" Type="http://schemas.openxmlformats.org/officeDocument/2006/relationships/styles" Target="styles.xml"/><Relationship Id="rId71" Type="http://schemas.openxmlformats.org/officeDocument/2006/relationships/image" Target="file:///D:\h&amp;m_project\project\Manual\clip0009.bmp" TargetMode="External"/><Relationship Id="rId92" Type="http://schemas.openxmlformats.org/officeDocument/2006/relationships/image" Target="media/image54.png"/><Relationship Id="rId162" Type="http://schemas.openxmlformats.org/officeDocument/2006/relationships/hyperlink" Target="https://brtchip.com/wp-content/uploads/Support/Documentation/Datasheets/ICs/EVE/DS_BT81X.pdf" TargetMode="External"/><Relationship Id="rId183" Type="http://schemas.microsoft.com/office/2011/relationships/people" Target="people.xm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3.png"/><Relationship Id="rId45" Type="http://schemas.openxmlformats.org/officeDocument/2006/relationships/image" Target="file:///D:\h&amp;m_project\project\Manual\2018-04-04_102934.png" TargetMode="External"/><Relationship Id="rId66" Type="http://schemas.openxmlformats.org/officeDocument/2006/relationships/image" Target="media/image32.png"/><Relationship Id="rId87" Type="http://schemas.openxmlformats.org/officeDocument/2006/relationships/image" Target="media/image51.png"/><Relationship Id="rId110" Type="http://schemas.openxmlformats.org/officeDocument/2006/relationships/image" Target="media/image68.png"/><Relationship Id="rId115" Type="http://schemas.openxmlformats.org/officeDocument/2006/relationships/image" Target="media/image72.png"/><Relationship Id="rId131" Type="http://schemas.openxmlformats.org/officeDocument/2006/relationships/image" Target="media/image88.png"/><Relationship Id="rId136" Type="http://schemas.openxmlformats.org/officeDocument/2006/relationships/image" Target="media/image93.png"/><Relationship Id="rId157" Type="http://schemas.openxmlformats.org/officeDocument/2006/relationships/hyperlink" Target="https://brtchip.com/eve-toolchains/" TargetMode="External"/><Relationship Id="rId178" Type="http://schemas.openxmlformats.org/officeDocument/2006/relationships/hyperlink" Target="file:///C:\Users\l.subramanian\Documents\SharePoint%20Drafts\BRT_AN_037_EVE%20Screen%20Editor%204.2%20User%20Guide.docx" TargetMode="External"/><Relationship Id="rId61" Type="http://schemas.openxmlformats.org/officeDocument/2006/relationships/image" Target="media/image28.png"/><Relationship Id="rId82" Type="http://schemas.openxmlformats.org/officeDocument/2006/relationships/image" Target="file:///D:\h&amp;m_project\project\Manual\register.png" TargetMode="External"/><Relationship Id="rId152" Type="http://schemas.openxmlformats.org/officeDocument/2006/relationships/hyperlink" Target="mailto:sales.apac@brtchip.com" TargetMode="External"/><Relationship Id="rId173" Type="http://schemas.openxmlformats.org/officeDocument/2006/relationships/hyperlink" Target="file:///C:\Users\l.subramanian\Documents\SharePoint%20Drafts\BRT_AN_037_EVE%20Screen%20Editor%204.2%20User%20Guide.docx" TargetMode="External"/><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file:///D:\h&amp;m_project\project\Manual\ram_reg.png" TargetMode="External"/><Relationship Id="rId77" Type="http://schemas.openxmlformats.org/officeDocument/2006/relationships/image" Target="media/image42.png"/><Relationship Id="rId100" Type="http://schemas.openxmlformats.org/officeDocument/2006/relationships/image" Target="media/image60.png"/><Relationship Id="rId105" Type="http://schemas.openxmlformats.org/officeDocument/2006/relationships/image" Target="media/image64.png"/><Relationship Id="rId126" Type="http://schemas.openxmlformats.org/officeDocument/2006/relationships/image" Target="media/image83.png"/><Relationship Id="rId147" Type="http://schemas.openxmlformats.org/officeDocument/2006/relationships/hyperlink" Target="mailto:sales.apac@brtchip.com" TargetMode="External"/><Relationship Id="rId168" Type="http://schemas.openxmlformats.org/officeDocument/2006/relationships/hyperlink" Target="file:///C:\Users\l.subramanian\Documents\SharePoint%20Drafts\BRT_AN_037_EVE%20Screen%20Editor%204.2%20User%20Guide.docx" TargetMode="External"/><Relationship Id="rId8" Type="http://schemas.openxmlformats.org/officeDocument/2006/relationships/settings" Target="settings.xml"/><Relationship Id="rId51" Type="http://schemas.openxmlformats.org/officeDocument/2006/relationships/image" Target="file:///D:\h&amp;m_project\project\Manual\ram_dl.png" TargetMode="External"/><Relationship Id="rId72" Type="http://schemas.openxmlformats.org/officeDocument/2006/relationships/image" Target="media/image37.png"/><Relationship Id="rId93" Type="http://schemas.openxmlformats.org/officeDocument/2006/relationships/image" Target="file:///D:\h&amp;m_project\project\Manual\embim20.png" TargetMode="External"/><Relationship Id="rId98" Type="http://schemas.openxmlformats.org/officeDocument/2006/relationships/image" Target="media/image58.png"/><Relationship Id="rId121" Type="http://schemas.openxmlformats.org/officeDocument/2006/relationships/image" Target="media/image78.png"/><Relationship Id="rId142" Type="http://schemas.openxmlformats.org/officeDocument/2006/relationships/image" Target="media/image99.png"/><Relationship Id="rId163" Type="http://schemas.openxmlformats.org/officeDocument/2006/relationships/hyperlink" Target="https://brtchip.com/wp-content/uploads/Support/Documentation/Programming_Guides/ICs/EVE/BRT_AN_033_BT81X_Series_Programming_Guide.pdf" TargetMode="External"/><Relationship Id="rId184"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8.png"/><Relationship Id="rId67" Type="http://schemas.openxmlformats.org/officeDocument/2006/relationships/image" Target="media/image33.png"/><Relationship Id="rId116" Type="http://schemas.openxmlformats.org/officeDocument/2006/relationships/image" Target="media/image73.png"/><Relationship Id="rId137" Type="http://schemas.openxmlformats.org/officeDocument/2006/relationships/image" Target="media/image94.png"/><Relationship Id="rId158" Type="http://schemas.openxmlformats.org/officeDocument/2006/relationships/hyperlink" Target="http://brtchip.com/wp-content/uploads/Support/Documentation/Programming_Guides/ICs/EVE/FT81X_Series_Programmer_Guide.pdf" TargetMode="Externa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4.png"/><Relationship Id="rId62" Type="http://schemas.openxmlformats.org/officeDocument/2006/relationships/image" Target="file:///D:\h&amp;m_project\project\Manual\clip0003.bmp" TargetMode="External"/><Relationship Id="rId83" Type="http://schemas.openxmlformats.org/officeDocument/2006/relationships/image" Target="media/image47.png"/><Relationship Id="rId88" Type="http://schemas.openxmlformats.org/officeDocument/2006/relationships/comments" Target="comments.xml"/><Relationship Id="rId111" Type="http://schemas.openxmlformats.org/officeDocument/2006/relationships/image" Target="media/image69.png"/><Relationship Id="rId132" Type="http://schemas.openxmlformats.org/officeDocument/2006/relationships/image" Target="media/image89.png"/><Relationship Id="rId153" Type="http://schemas.openxmlformats.org/officeDocument/2006/relationships/hyperlink" Target="mailto:support.emea@brtchip.com" TargetMode="External"/><Relationship Id="rId174" Type="http://schemas.openxmlformats.org/officeDocument/2006/relationships/hyperlink" Target="file:///C:\Users\l.subramanian\Documents\SharePoint%20Drafts\BRT_AN_037_EVE%20Screen%20Editor%204.2%20User%20Guide.docx" TargetMode="External"/><Relationship Id="rId179" Type="http://schemas.openxmlformats.org/officeDocument/2006/relationships/hyperlink" Target="file:///C:\Users\l.subramanian\Documents\SharePoint%20Drafts\BRT_AN_037_EVE%20Screen%20Editor%204.2%20User%20Guide.docx" TargetMode="External"/><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media/image25.png"/><Relationship Id="rId106" Type="http://schemas.openxmlformats.org/officeDocument/2006/relationships/image" Target="media/image65.png"/><Relationship Id="rId127" Type="http://schemas.openxmlformats.org/officeDocument/2006/relationships/image" Target="media/image84.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media/image22.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5.png"/><Relationship Id="rId99" Type="http://schemas.openxmlformats.org/officeDocument/2006/relationships/image" Target="media/image59.png"/><Relationship Id="rId101" Type="http://schemas.openxmlformats.org/officeDocument/2006/relationships/image" Target="file:///D:\h&amp;m_project\project\Manual\embim21.png" TargetMode="External"/><Relationship Id="rId122" Type="http://schemas.openxmlformats.org/officeDocument/2006/relationships/image" Target="media/image79.png"/><Relationship Id="rId143" Type="http://schemas.openxmlformats.org/officeDocument/2006/relationships/image" Target="media/image100.png"/><Relationship Id="rId148" Type="http://schemas.openxmlformats.org/officeDocument/2006/relationships/hyperlink" Target="mailto:sales.apac@brtchip.com" TargetMode="External"/><Relationship Id="rId164" Type="http://schemas.openxmlformats.org/officeDocument/2006/relationships/hyperlink" Target="file:///C:\Users\l.subramanian\Documents\SharePoint%20Drafts\BRT_AN_037_EVE%20Screen%20Editor%204.2%20User%20Guide.docx" TargetMode="External"/><Relationship Id="rId169" Type="http://schemas.openxmlformats.org/officeDocument/2006/relationships/hyperlink" Target="file:///C:\Users\l.subramanian\Documents\SharePoint%20Drafts\BRT_AN_037_EVE%20Screen%20Editor%204.2%20User%20Guide.docx" TargetMode="External"/><Relationship Id="rId185" Type="http://schemas.microsoft.com/office/2018/08/relationships/commentsExtensible" Target="commentsExtensible.xml"/><Relationship Id="rId180" Type="http://schemas.openxmlformats.org/officeDocument/2006/relationships/hyperlink" Target="mailto:docufeedback@brtchip.com?subject=BRT_AN_037%20Version%20Versiont%201.2" TargetMode="Externa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19.png"/><Relationship Id="rId68" Type="http://schemas.openxmlformats.org/officeDocument/2006/relationships/image" Target="media/image34.png"/><Relationship Id="rId89" Type="http://schemas.microsoft.com/office/2011/relationships/commentsExtended" Target="commentsExtended.xml"/><Relationship Id="rId112" Type="http://schemas.openxmlformats.org/officeDocument/2006/relationships/image" Target="media/image70.png"/><Relationship Id="rId133" Type="http://schemas.openxmlformats.org/officeDocument/2006/relationships/image" Target="media/image90.png"/><Relationship Id="rId154" Type="http://schemas.openxmlformats.org/officeDocument/2006/relationships/hyperlink" Target="mailto:support.apac@brtchip.com" TargetMode="External"/><Relationship Id="rId175" Type="http://schemas.openxmlformats.org/officeDocument/2006/relationships/hyperlink" Target="file:///C:\Users\l.subramanian\Documents\SharePoint%20Drafts\BRT_AN_037_EVE%20Screen%20Editor%204.2%20User%20Guide.docx" TargetMode="External"/><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png"/><Relationship Id="rId58" Type="http://schemas.openxmlformats.org/officeDocument/2006/relationships/image" Target="file:///D:\h&amp;m_project\project\Manual\ram_reg_select.png" TargetMode="External"/><Relationship Id="rId79" Type="http://schemas.openxmlformats.org/officeDocument/2006/relationships/image" Target="media/image44.png"/><Relationship Id="rId102" Type="http://schemas.openxmlformats.org/officeDocument/2006/relationships/image" Target="media/image61.png"/><Relationship Id="rId123" Type="http://schemas.openxmlformats.org/officeDocument/2006/relationships/image" Target="media/image80.png"/><Relationship Id="rId144" Type="http://schemas.openxmlformats.org/officeDocument/2006/relationships/image" Target="media/image101.png"/><Relationship Id="rId90" Type="http://schemas.openxmlformats.org/officeDocument/2006/relationships/image" Target="media/image52.png"/><Relationship Id="rId165" Type="http://schemas.openxmlformats.org/officeDocument/2006/relationships/hyperlink" Target="file:///C:\Users\l.subramanian\Documents\SharePoint%20Drafts\BRT_AN_037_EVE%20Screen%20Editor%204.2%20User%20Guide.docx" TargetMode="External"/><Relationship Id="rId186" Type="http://schemas.microsoft.com/office/2016/09/relationships/commentsIds" Target="commentsIds.xml"/><Relationship Id="rId27" Type="http://schemas.openxmlformats.org/officeDocument/2006/relationships/hyperlink" Target="http://p.yusukekamiyamane.com/icons/search/fugue/" TargetMode="External"/><Relationship Id="rId48" Type="http://schemas.openxmlformats.org/officeDocument/2006/relationships/image" Target="media/image20.png"/><Relationship Id="rId69" Type="http://schemas.openxmlformats.org/officeDocument/2006/relationships/image" Target="media/image35.png"/><Relationship Id="rId113" Type="http://schemas.openxmlformats.org/officeDocument/2006/relationships/image" Target="media/image71.png"/><Relationship Id="rId134" Type="http://schemas.openxmlformats.org/officeDocument/2006/relationships/image" Target="media/image91.png"/><Relationship Id="rId80" Type="http://schemas.openxmlformats.org/officeDocument/2006/relationships/image" Target="media/image45.png"/><Relationship Id="rId155" Type="http://schemas.openxmlformats.org/officeDocument/2006/relationships/hyperlink" Target="http://brtchip.com/" TargetMode="External"/><Relationship Id="rId176" Type="http://schemas.openxmlformats.org/officeDocument/2006/relationships/hyperlink" Target="file:///C:\Users\l.subramanian\Documents\SharePoint%20Drafts\BRT_AN_037_EVE%20Screen%20Editor%204.2%20User%20Guide.docx" TargetMode="External"/><Relationship Id="rId17" Type="http://schemas.openxmlformats.org/officeDocument/2006/relationships/hyperlink" Target="http://brtchip.com/wp-content/uploads/Support/Documentation/Programming_Guides/ICs/EVE/FT800_Series_Programmer_Guide.pdf" TargetMode="External"/><Relationship Id="rId38" Type="http://schemas.openxmlformats.org/officeDocument/2006/relationships/image" Target="media/image11.png"/><Relationship Id="rId59" Type="http://schemas.openxmlformats.org/officeDocument/2006/relationships/image" Target="media/image26.png"/><Relationship Id="rId103" Type="http://schemas.openxmlformats.org/officeDocument/2006/relationships/image" Target="media/image62.png"/><Relationship Id="rId124" Type="http://schemas.openxmlformats.org/officeDocument/2006/relationships/image" Target="media/image81.png"/><Relationship Id="rId70" Type="http://schemas.openxmlformats.org/officeDocument/2006/relationships/image" Target="media/image36.png"/><Relationship Id="rId91" Type="http://schemas.openxmlformats.org/officeDocument/2006/relationships/image" Target="media/image53.png"/><Relationship Id="rId145" Type="http://schemas.openxmlformats.org/officeDocument/2006/relationships/image" Target="media/image102.png"/><Relationship Id="rId166" Type="http://schemas.openxmlformats.org/officeDocument/2006/relationships/hyperlink" Target="file:///C:\Users\l.subramanian\Documents\SharePoint%20Drafts\BRT_AN_037_EVE%20Screen%20Editor%204.2%20User%20Guide.docx" TargetMode="External"/><Relationship Id="rId1" Type="http://schemas.openxmlformats.org/officeDocument/2006/relationships/customXml" Target="../customXml/item1.xml"/><Relationship Id="rId28" Type="http://schemas.openxmlformats.org/officeDocument/2006/relationships/hyperlink" Target="https://support.microsoft.com/en-us/help/2977003/the-latest-supported-visual-c-downloads" TargetMode="External"/><Relationship Id="rId49" Type="http://schemas.openxmlformats.org/officeDocument/2006/relationships/image" Target="file:///D:\h&amp;m_project\project\Manual\2018-04-04_110305.png" TargetMode="External"/><Relationship Id="rId114" Type="http://schemas.openxmlformats.org/officeDocument/2006/relationships/image" Target="file:///D:\h&amp;m_project\project\Manual\2018-04-04_103600.png" TargetMode="External"/><Relationship Id="rId60" Type="http://schemas.openxmlformats.org/officeDocument/2006/relationships/image" Target="media/image27.png"/><Relationship Id="rId81" Type="http://schemas.openxmlformats.org/officeDocument/2006/relationships/image" Target="media/image46.png"/><Relationship Id="rId135" Type="http://schemas.openxmlformats.org/officeDocument/2006/relationships/image" Target="media/image92.png"/><Relationship Id="rId156" Type="http://schemas.openxmlformats.org/officeDocument/2006/relationships/hyperlink" Target="http://brtchip.com/contact-us/" TargetMode="External"/><Relationship Id="rId177" Type="http://schemas.openxmlformats.org/officeDocument/2006/relationships/hyperlink" Target="file:///C:\Users\l.subramanian\Documents\SharePoint%20Drafts\BRT_AN_037_EVE%20Screen%20Editor%204.2%20User%20Guide.docx"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2" TargetMode="External"/><Relationship Id="rId1" Type="http://schemas.openxmlformats.org/officeDocument/2006/relationships/hyperlink" Target="https://brtchip.com/eve-screen-editor/"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F92F6337F0EB745B705569D1A453D90" ma:contentTypeVersion="1" ma:contentTypeDescription="Create a new document." ma:contentTypeScope="" ma:versionID="07b54d67ccb5ce26b53cdd463cfa1581">
  <xsd:schema xmlns:xsd="http://www.w3.org/2001/XMLSchema" xmlns:xs="http://www.w3.org/2001/XMLSchema" xmlns:p="http://schemas.microsoft.com/office/2006/metadata/properties" xmlns:ns1="http://schemas.microsoft.com/sharepoint/v3" targetNamespace="http://schemas.microsoft.com/office/2006/metadata/properties" ma:root="true" ma:fieldsID="921bbdc00631f50ca8c612550f3960a2" ns1:_="">
    <xsd:import namespace="http://schemas.microsoft.com/sharepoint/v3"/>
    <xsd:element name="properties">
      <xsd:complexType>
        <xsd:sequence>
          <xsd:element name="documentManagement">
            <xsd:complexType>
              <xsd:all>
                <xsd:element ref="ns1:Workflow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orkflowName" ma:index="8" nillable="true" ma:displayName="Approval" ma:description="" ma:internalName="Approva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WorkflowName xmlns="http://schemas.microsoft.com/sharepoint/v3">Done</WorkflowNam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695B205B-D368-440C-9447-CACD978FF8D6}"/>
</file>

<file path=customXml/itemProps3.xml><?xml version="1.0" encoding="utf-8"?>
<ds:datastoreItem xmlns:ds="http://schemas.openxmlformats.org/officeDocument/2006/customXml" ds:itemID="{5DC386BC-DD95-479A-9D28-B26245012BBC}">
  <ds:schemaRefs>
    <ds:schemaRef ds:uri="315d0383-2da6-466c-b91b-1b93b0ca648b"/>
    <ds:schemaRef ds:uri="http://purl.org/dc/terms/"/>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b14c4b9a-6fab-4413-97cf-609f5fdf39ef"/>
    <ds:schemaRef ds:uri="http://purl.org/dc/elements/1.1/"/>
    <ds:schemaRef ds:uri="889f7e6a-66b3-4fb3-a459-86fe3cef9a1b"/>
    <ds:schemaRef ds:uri="http://www.w3.org/XML/1998/namespace"/>
    <ds:schemaRef ds:uri="http://purl.org/dc/dcmitype/"/>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818190E7-B5C4-4E92-9500-F91BD200A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74</Pages>
  <Words>12064</Words>
  <Characters>68771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EVE Screen Editor 4.2 User Guide</vt:lpstr>
    </vt:vector>
  </TitlesOfParts>
  <Manager>sree.b@brtchip.com</Manager>
  <Company>Bridgetek Pte Ltd</Company>
  <LinksUpToDate>false</LinksUpToDate>
  <CharactersWithSpaces>80674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4.2 User Guide</dc:title>
  <dc:subject>BRT_AN_037</dc:subject>
  <dc:creator>Truong Ly</dc:creator>
  <cp:keywords/>
  <dc:description/>
  <cp:lastModifiedBy>L. Subramanian (BRT - SG)</cp:lastModifiedBy>
  <cp:revision>2</cp:revision>
  <cp:lastPrinted>2021-10-27T02:34:00Z</cp:lastPrinted>
  <dcterms:created xsi:type="dcterms:W3CDTF">2021-10-27T02:39:00Z</dcterms:created>
  <dcterms:modified xsi:type="dcterms:W3CDTF">2021-10-27T02:39:00Z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1.2</vt:lpwstr>
  </property>
  <property fmtid="{D5CDD505-2E9C-101B-9397-08002B2CF9AE}" pid="4" name="Issue Date">
    <vt:lpwstr>27-10-2021</vt:lpwstr>
  </property>
  <property fmtid="{D5CDD505-2E9C-101B-9397-08002B2CF9AE}" pid="5" name="ContentTypeId">
    <vt:lpwstr>0x010100DF92F6337F0EB745B705569D1A453D90</vt:lpwstr>
  </property>
  <property fmtid="{D5CDD505-2E9C-101B-9397-08002B2CF9AE}" pid="6" name="_dlc_DocIdItemGuid">
    <vt:lpwstr>2aa6fa4d-3a7a-4336-9c48-4433caed06b7</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0.6</vt:lpwstr>
  </property>
  <property fmtid="{D5CDD505-2E9C-101B-9397-08002B2CF9AE}" pid="14" name="ESE Version">
    <vt:lpwstr>4.2</vt:lpwstr>
  </property>
</Properties>
</file>